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480" w:line="240" w:lineRule="auto"/>
        <w:ind w:left="1460" w:hanging="8350"/>
        <w:jc w:val="right"/>
        <w:rPr>
          <w:rFonts w:ascii="Times New Roman" w:cs="Times New Roman" w:eastAsia="Times New Roman" w:hAnsi="Times New Roman"/>
          <w:b w:val="1"/>
          <w:sz w:val="48"/>
          <w:szCs w:val="48"/>
        </w:rPr>
      </w:pPr>
      <w:sdt>
        <w:sdtPr>
          <w:tag w:val="goog_rdk_1"/>
        </w:sdtPr>
        <w:sdtContent>
          <w:ins w:author="Lakshan Chandrasekara" w:id="0" w:date="2022-12-05T08:01:2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sdt>
        <w:sdtPr>
          <w:tag w:val="goog_rdk_2"/>
        </w:sdtPr>
        <w:sdtContent>
          <w:ins w:author="TIANYOU XIONG" w:id="1" w:date="2022-11-13T13:37:1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sdt>
        <w:sdtPr>
          <w:tag w:val="goog_rdk_3"/>
        </w:sdtPr>
        <w:sdtContent>
          <w:ins w:author="Angela Ou" w:id="2" w:date="2022-11-13T12:10:1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sdt>
        <w:sdtPr>
          <w:tag w:val="goog_rdk_4"/>
        </w:sdtPr>
        <w:sdtContent>
          <w:ins w:author="邹沛泽" w:id="3" w:date="2022-11-09T10:20:56Z">
            <w:sdt>
              <w:sdtPr>
                <w:tag w:val="goog_rdk_5"/>
              </w:sdtPr>
              <w:sdtContent>
                <w:del w:author="冷泽琛" w:id="4" w:date="2022-11-12T07:39:5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 </w:delText>
                  </w:r>
                </w:del>
              </w:sdtContent>
            </w:sdt>
          </w:ins>
        </w:sdtContent>
      </w:sdt>
      <w:sdt>
        <w:sdtPr>
          <w:tag w:val="goog_rdk_6"/>
        </w:sdtPr>
        <w:sdtContent>
          <w:del w:author="冷泽琛" w:id="4" w:date="2022-11-12T07:39:54Z"/>
        </w:sdtContent>
      </w:sdt>
      <w:sdt>
        <w:sdtPr>
          <w:tag w:val="goog_rdk_7"/>
        </w:sdtPr>
        <w:sdtContent>
          <w:ins w:author="Flynn Kelly" w:id="5" w:date="2022-11-08T05:44:17Z">
            <w:sdt>
              <w:sdtPr>
                <w:tag w:val="goog_rdk_8"/>
              </w:sdtPr>
              <w:sdtContent>
                <w:del w:author="冷泽琛" w:id="4" w:date="2022-11-12T07:39:5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delText xml:space="preserve">=</w:delText>
                  </w:r>
                </w:del>
              </w:sdtContent>
            </w:sdt>
          </w:ins>
        </w:sdtContent>
      </w:sdt>
      <w:sdt>
        <w:sdtPr>
          <w:tag w:val="goog_rdk_9"/>
        </w:sdtPr>
        <w:sdtContent>
          <w:ins w:author="Arabella Hemlund" w:id="6" w:date="2022-07-20T00:54:3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ins>
        </w:sdtContent>
      </w:sdt>
      <w:r w:rsidDel="00000000" w:rsidR="00000000" w:rsidRPr="00000000">
        <w:rPr>
          <w:b w:val="1"/>
          <w:sz w:val="48"/>
          <w:szCs w:val="48"/>
          <w:rtl w:val="0"/>
        </w:rPr>
        <w:t xml:space="preserve">                                                                                                                                                                                             </w:t>
      </w:r>
      <w:r w:rsidDel="00000000" w:rsidR="00000000" w:rsidRPr="00000000">
        <w:rPr>
          <w:b w:val="1"/>
          <w:color w:val="ff0000"/>
          <w:sz w:val="48"/>
          <w:szCs w:val="48"/>
          <w:rtl w:val="0"/>
        </w:rPr>
        <w:t xml:space="preserve">  ln </w:t>
      </w:r>
      <w:r w:rsidDel="00000000" w:rsidR="00000000" w:rsidRPr="00000000">
        <w:rPr>
          <w:rFonts w:ascii="Calibri" w:cs="Calibri" w:eastAsia="Calibri" w:hAnsi="Calibri"/>
          <w:b w:val="1"/>
          <w:color w:val="ff0000"/>
          <w:sz w:val="48"/>
          <w:szCs w:val="48"/>
          <w:rtl w:val="0"/>
        </w:rPr>
        <w:t xml:space="preserve">If you want to edit </w:t>
      </w:r>
      <w:r w:rsidDel="00000000" w:rsidR="00000000" w:rsidRPr="00000000">
        <w:rPr>
          <w:rFonts w:ascii="Calibri" w:cs="Calibri" w:eastAsia="Calibri" w:hAnsi="Calibri"/>
          <w:b w:val="1"/>
          <w:color w:val="ff0000"/>
          <w:sz w:val="48"/>
          <w:szCs w:val="48"/>
          <w:u w:val="single"/>
          <w:rtl w:val="0"/>
        </w:rPr>
        <w:t xml:space="preserve">jo</w:t>
      </w:r>
      <w:r w:rsidDel="00000000" w:rsidR="00000000" w:rsidRPr="00000000">
        <w:rPr>
          <w:rFonts w:ascii="Calibri" w:cs="Calibri" w:eastAsia="Calibri" w:hAnsi="Calibri"/>
          <w:b w:val="1"/>
          <w:sz w:val="48"/>
          <w:szCs w:val="48"/>
          <w:u w:val="single"/>
          <w:rtl w:val="0"/>
        </w:rPr>
        <w:t xml:space="preserve">i</w:t>
      </w:r>
      <w:r w:rsidDel="00000000" w:rsidR="00000000" w:rsidRPr="00000000">
        <w:rPr>
          <w:rFonts w:ascii="Calibri" w:cs="Calibri" w:eastAsia="Calibri" w:hAnsi="Calibri"/>
          <w:b w:val="1"/>
          <w:color w:val="ff0000"/>
          <w:sz w:val="48"/>
          <w:szCs w:val="48"/>
          <w:u w:val="single"/>
          <w:rtl w:val="0"/>
        </w:rPr>
        <w:t xml:space="preserve">n UQAttic group</w:t>
      </w:r>
      <w:r w:rsidDel="00000000" w:rsidR="00000000" w:rsidRPr="00000000">
        <w:rPr>
          <w:rFonts w:ascii="Calibri" w:cs="Calibri" w:eastAsia="Calibri" w:hAnsi="Calibri"/>
          <w:b w:val="1"/>
          <w:color w:val="ff0000"/>
          <w:sz w:val="48"/>
          <w:szCs w:val="48"/>
          <w:rtl w:val="0"/>
        </w:rPr>
        <w:t xml:space="preserve">. </w:t>
      </w:r>
      <w:r w:rsidDel="00000000" w:rsidR="00000000" w:rsidRPr="00000000">
        <w:rPr>
          <w:rtl w:val="0"/>
        </w:rPr>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ff0000"/>
          <w:sz w:val="32"/>
          <w:szCs w:val="32"/>
          <w:rtl w:val="0"/>
        </w:rPr>
        <w:t xml:space="preserve">Don’t email me requesting access, read the instructions                                                                                                                       below.</w:t>
      </w:r>
      <w:r w:rsidDel="00000000" w:rsidR="00000000" w:rsidRPr="00000000">
        <w:rPr>
          <w:rtl w:val="0"/>
        </w:rPr>
      </w:r>
    </w:p>
    <w:p w:rsidR="00000000" w:rsidDel="00000000" w:rsidP="00000000" w:rsidRDefault="00000000" w:rsidRPr="00000000" w14:paraId="00000003">
      <w:pPr>
        <w:spacing w:after="120" w:before="480" w:line="240" w:lineRule="auto"/>
        <w:ind w:left="740" w:hanging="8620"/>
        <w:jc w:val="right"/>
        <w:rPr>
          <w:rFonts w:ascii="Times New Roman" w:cs="Times New Roman" w:eastAsia="Times New Roman" w:hAnsi="Times New Roman"/>
          <w:b w:val="1"/>
          <w:sz w:val="48"/>
          <w:szCs w:val="48"/>
        </w:rPr>
      </w:pPr>
      <w:r w:rsidDel="00000000" w:rsidR="00000000" w:rsidRPr="00000000">
        <w:rPr>
          <w:rFonts w:ascii="Calibri" w:cs="Calibri" w:eastAsia="Calibri" w:hAnsi="Calibri"/>
          <w:b w:val="1"/>
          <w:color w:val="000000"/>
          <w:sz w:val="48"/>
          <w:szCs w:val="48"/>
          <w:rtl w:val="0"/>
        </w:rPr>
        <w:t xml:space="preserve">CSS                    E2310:                               2021 SEM1 exam answers</w:t>
      </w:r>
      <w:r w:rsidDel="00000000" w:rsidR="00000000" w:rsidRPr="00000000">
        <w:rPr>
          <w:rtl w:val="0"/>
        </w:rPr>
      </w:r>
    </w:p>
    <w:p w:rsidR="00000000" w:rsidDel="00000000" w:rsidP="00000000" w:rsidRDefault="00000000" w:rsidRPr="00000000" w14:paraId="00000004">
      <w:pPr>
        <w:spacing w:after="80" w:before="360" w:line="240" w:lineRule="auto"/>
        <w:jc w:val="center"/>
        <w:rPr>
          <w:rFonts w:ascii="Times New Roman" w:cs="Times New Roman" w:eastAsia="Times New Roman" w:hAnsi="Times New Roman"/>
          <w:b w:val="1"/>
          <w:sz w:val="36"/>
          <w:szCs w:val="36"/>
        </w:rPr>
      </w:pPr>
      <w:hyperlink r:id="rId9">
        <w:r w:rsidDel="00000000" w:rsidR="00000000" w:rsidRPr="00000000">
          <w:rPr>
            <w:rFonts w:ascii="Calibri" w:cs="Calibri" w:eastAsia="Calibri" w:hAnsi="Calibri"/>
            <w:b w:val="1"/>
            <w:color w:val="1155cc"/>
            <w:sz w:val="36"/>
            <w:szCs w:val="36"/>
            <w:u w:val="single"/>
            <w:rtl w:val="0"/>
          </w:rPr>
          <w:t xml:space="preserve">UQAttic</w:t>
        </w:r>
      </w:hyperlink>
      <w:r w:rsidDel="00000000" w:rsidR="00000000" w:rsidRPr="00000000">
        <w:rPr>
          <w:rtl w:val="0"/>
        </w:rPr>
      </w:r>
    </w:p>
    <w:p w:rsidR="00000000" w:rsidDel="00000000" w:rsidP="00000000" w:rsidRDefault="00000000" w:rsidRPr="00000000" w14:paraId="00000005">
      <w:pPr>
        <w:spacing w:after="80" w:before="360" w:line="240" w:lineRule="auto"/>
        <w:jc w:val="center"/>
        <w:rPr>
          <w:rFonts w:ascii="Times New Roman" w:cs="Times New Roman" w:eastAsia="Times New Roman" w:hAnsi="Times New Roman"/>
          <w:b w:val="1"/>
          <w:sz w:val="36"/>
          <w:szCs w:val="36"/>
        </w:rPr>
      </w:pPr>
      <w:r w:rsidDel="00000000" w:rsidR="00000000" w:rsidRPr="00000000">
        <w:rPr>
          <w:rFonts w:ascii="Calibri" w:cs="Calibri" w:eastAsia="Calibri" w:hAnsi="Calibri"/>
          <w:b w:val="1"/>
          <w:color w:val="000000"/>
          <w:sz w:val="20"/>
          <w:szCs w:val="20"/>
          <w:rtl w:val="0"/>
        </w:rPr>
        <w:t xml:space="preserve">Get more out of your study time. Join UQAttic's revision chat.</w:t>
      </w:r>
      <w:r w:rsidDel="00000000" w:rsidR="00000000" w:rsidRPr="00000000">
        <w:rPr>
          <w:rtl w:val="0"/>
        </w:rPr>
      </w:r>
    </w:p>
    <w:p w:rsidR="00000000" w:rsidDel="00000000" w:rsidP="00000000" w:rsidRDefault="00000000" w:rsidRPr="00000000" w14:paraId="00000006">
      <w:pPr>
        <w:spacing w:after="40" w:before="240" w:line="240" w:lineRule="auto"/>
        <w:jc w:val="center"/>
        <w:rPr>
          <w:rFonts w:ascii="Times New Roman" w:cs="Times New Roman" w:eastAsia="Times New Roman" w:hAnsi="Times New Roman"/>
          <w:b w:val="1"/>
          <w:sz w:val="24"/>
          <w:szCs w:val="24"/>
        </w:rPr>
      </w:pPr>
      <w:hyperlink r:id="rId10">
        <w:r w:rsidDel="00000000" w:rsidR="00000000" w:rsidRPr="00000000">
          <w:rPr>
            <w:rFonts w:ascii="Calibri" w:cs="Calibri" w:eastAsia="Calibri" w:hAnsi="Calibri"/>
            <w:b w:val="1"/>
            <w:color w:val="1155cc"/>
            <w:sz w:val="24"/>
            <w:szCs w:val="24"/>
            <w:u w:val="single"/>
            <w:rtl w:val="0"/>
          </w:rPr>
          <w:t xml:space="preserve">Other exam papers</w:t>
        </w:r>
      </w:hyperlink>
      <w:r w:rsidDel="00000000" w:rsidR="00000000" w:rsidRPr="00000000">
        <w:rPr>
          <w:rtl w:val="0"/>
        </w:rPr>
      </w:r>
    </w:p>
    <w:p w:rsidR="00000000" w:rsidDel="00000000" w:rsidP="00000000" w:rsidRDefault="00000000" w:rsidRPr="00000000" w14:paraId="00000007">
      <w:pPr>
        <w:spacing w:after="80" w:before="280" w:line="240" w:lineRule="auto"/>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rtl w:val="0"/>
        </w:rPr>
        <w:t xml:space="preserve">Please </w:t>
      </w:r>
      <w:r w:rsidDel="00000000" w:rsidR="00000000" w:rsidRPr="00000000">
        <w:rPr>
          <w:rFonts w:ascii="Calibri" w:cs="Calibri" w:eastAsia="Calibri" w:hAnsi="Calibri"/>
          <w:b w:val="1"/>
          <w:color w:val="000000"/>
          <w:rtl w:val="0"/>
        </w:rPr>
        <w:t xml:space="preserve">contribute </w:t>
      </w:r>
      <w:r w:rsidDel="00000000" w:rsidR="00000000" w:rsidRPr="00000000">
        <w:rPr>
          <w:rFonts w:ascii="Calibri" w:cs="Calibri" w:eastAsia="Calibri" w:hAnsi="Calibri"/>
          <w:color w:val="000000"/>
          <w:rtl w:val="0"/>
        </w:rPr>
        <w:t xml:space="preserve">to these documents.</w:t>
      </w:r>
      <w:r w:rsidDel="00000000" w:rsidR="00000000" w:rsidRPr="00000000">
        <w:rPr>
          <w:rtl w:val="0"/>
        </w:rPr>
      </w:r>
    </w:p>
    <w:p w:rsidR="00000000" w:rsidDel="00000000" w:rsidP="00000000" w:rsidRDefault="00000000" w:rsidRPr="00000000" w14:paraId="00000008">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If you're looking for an effective way to familiarise yourself with the course material, you can't go past collaborating with fellow students. We have laboured to put these up, and so at the very least point </w:t>
      </w:r>
      <w:sdt>
        <w:sdtPr>
          <w:tag w:val="goog_rdk_10"/>
        </w:sdtPr>
        <w:sdtContent>
          <w:ins w:author="Ryan Gibbons" w:id="7" w:date="2022-11-12T10:07:47Z">
            <w:r w:rsidDel="00000000" w:rsidR="00000000" w:rsidRPr="00000000">
              <w:rPr>
                <w:rFonts w:ascii="Calibri" w:cs="Calibri" w:eastAsia="Calibri" w:hAnsi="Calibri"/>
                <w:color w:val="000000"/>
                <w:sz w:val="20"/>
                <w:szCs w:val="20"/>
                <w:rtl w:val="0"/>
              </w:rPr>
              <w:t xml:space="preserve">  </w:t>
            </w:r>
          </w:ins>
        </w:sdtContent>
      </w:sdt>
      <w:r w:rsidDel="00000000" w:rsidR="00000000" w:rsidRPr="00000000">
        <w:rPr>
          <w:rFonts w:ascii="Calibri" w:cs="Calibri" w:eastAsia="Calibri" w:hAnsi="Calibri"/>
          <w:color w:val="000000"/>
          <w:sz w:val="20"/>
          <w:szCs w:val="20"/>
          <w:rtl w:val="0"/>
        </w:rPr>
        <w:t xml:space="preserve">out where you think we are wrong!</w:t>
      </w:r>
      <w:r w:rsidDel="00000000" w:rsidR="00000000" w:rsidRPr="00000000">
        <w:rPr>
          <w:rtl w:val="0"/>
        </w:rPr>
      </w:r>
    </w:p>
    <w:p w:rsidR="00000000" w:rsidDel="00000000" w:rsidP="00000000" w:rsidRDefault="00000000" w:rsidRPr="00000000" w14:paraId="00000009">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You'll get more out of the course, you'll do better in the exam, and other students will benefit from your input as well.</w:t>
      </w:r>
      <w:r w:rsidDel="00000000" w:rsidR="00000000" w:rsidRPr="00000000">
        <w:rPr>
          <w:rtl w:val="0"/>
        </w:rPr>
      </w:r>
    </w:p>
    <w:p w:rsidR="00000000" w:rsidDel="00000000" w:rsidP="00000000" w:rsidRDefault="00000000" w:rsidRPr="00000000" w14:paraId="0000000A">
      <w:pPr>
        <w:spacing w:after="80" w:before="280" w:line="240" w:lineRule="auto"/>
        <w:ind w:left="720" w:firstLine="0"/>
        <w:rPr>
          <w:sz w:val="20"/>
          <w:szCs w:val="20"/>
        </w:rPr>
      </w:pPr>
      <w:r w:rsidDel="00000000" w:rsidR="00000000" w:rsidRPr="00000000">
        <w:rPr>
          <w:rFonts w:ascii="Calibri" w:cs="Calibri" w:eastAsia="Calibri" w:hAnsi="Calibri"/>
          <w:color w:val="000000"/>
          <w:sz w:val="20"/>
          <w:szCs w:val="20"/>
          <w:u w:val="single"/>
          <w:rtl w:val="0"/>
        </w:rPr>
        <w:t xml:space="preserve">To get editing permissions</w:t>
      </w:r>
      <w:r w:rsidDel="00000000" w:rsidR="00000000" w:rsidRPr="00000000">
        <w:rPr>
          <w:rFonts w:ascii="Calibri" w:cs="Calibri" w:eastAsia="Calibri" w:hAnsi="Calibri"/>
          <w:color w:val="000000"/>
          <w:sz w:val="20"/>
          <w:szCs w:val="20"/>
          <w:rtl w:val="0"/>
        </w:rPr>
        <w:t xml:space="preserve">, simply go to the</w:t>
      </w:r>
      <w:hyperlink r:id="rId11">
        <w:r w:rsidDel="00000000" w:rsidR="00000000" w:rsidRPr="00000000">
          <w:rPr>
            <w:rFonts w:ascii="Calibri" w:cs="Calibri" w:eastAsia="Calibri" w:hAnsi="Calibri"/>
            <w:color w:val="000000"/>
            <w:sz w:val="20"/>
            <w:szCs w:val="20"/>
            <w:u w:val="single"/>
            <w:rtl w:val="0"/>
          </w:rPr>
          <w:t xml:space="preserve"> </w:t>
        </w:r>
      </w:hyperlink>
      <w:hyperlink r:id="rId12">
        <w:r w:rsidDel="00000000" w:rsidR="00000000" w:rsidRPr="00000000">
          <w:rPr>
            <w:rFonts w:ascii="Calibri" w:cs="Calibri" w:eastAsia="Calibri" w:hAnsi="Calibri"/>
            <w:color w:val="1155cc"/>
            <w:sz w:val="20"/>
            <w:szCs w:val="20"/>
            <w:u w:val="single"/>
            <w:rtl w:val="0"/>
          </w:rPr>
          <w:t xml:space="preserve">chatroom</w:t>
        </w:r>
      </w:hyperlink>
      <w:r w:rsidDel="00000000" w:rsidR="00000000" w:rsidRPr="00000000">
        <w:rPr>
          <w:rFonts w:ascii="Calibri" w:cs="Calibri" w:eastAsia="Calibri" w:hAnsi="Calibri"/>
          <w:color w:val="000000"/>
          <w:sz w:val="20"/>
          <w:szCs w:val="20"/>
          <w:rtl w:val="0"/>
        </w:rPr>
        <w:t xml:space="preserve"> and provide us with your Google Account address.</w:t>
      </w:r>
      <w:r w:rsidDel="00000000" w:rsidR="00000000" w:rsidRPr="00000000">
        <w:rPr>
          <w:rtl w:val="0"/>
        </w:rPr>
      </w:r>
    </w:p>
    <w:p w:rsidR="00000000" w:rsidDel="00000000" w:rsidP="00000000" w:rsidRDefault="00000000" w:rsidRPr="00000000" w14:paraId="0000000B">
      <w:pPr>
        <w:spacing w:after="80" w:before="280" w:line="240" w:lineRule="auto"/>
        <w:ind w:left="0" w:firstLine="0"/>
        <w:rPr>
          <w:b w:val="1"/>
          <w:sz w:val="20"/>
          <w:szCs w:val="20"/>
        </w:rPr>
      </w:pPr>
      <w:r w:rsidDel="00000000" w:rsidR="00000000" w:rsidRPr="00000000">
        <w:rPr>
          <w:b w:val="1"/>
          <w:sz w:val="20"/>
          <w:szCs w:val="20"/>
          <w:rtl w:val="0"/>
        </w:rPr>
        <w:t xml:space="preserve">EDITING PERMISSIONS LINK:</w:t>
      </w:r>
    </w:p>
    <w:p w:rsidR="00000000" w:rsidDel="00000000" w:rsidP="00000000" w:rsidRDefault="00000000" w:rsidRPr="00000000" w14:paraId="0000000C">
      <w:pPr>
        <w:spacing w:after="80" w:before="280" w:line="240" w:lineRule="auto"/>
        <w:ind w:left="720" w:firstLine="0"/>
        <w:rPr>
          <w:sz w:val="20"/>
          <w:szCs w:val="20"/>
        </w:rPr>
      </w:pPr>
      <w:hyperlink r:id="rId13">
        <w:r w:rsidDel="00000000" w:rsidR="00000000" w:rsidRPr="00000000">
          <w:rPr>
            <w:color w:val="1155cc"/>
            <w:sz w:val="20"/>
            <w:szCs w:val="20"/>
            <w:u w:val="single"/>
            <w:rtl w:val="0"/>
          </w:rPr>
          <w:t xml:space="preserve">https://docs.google.com/document/d/1hCdQc0UK7jz7edo209sT59f85WLSjsRY/edit?usp=sharing&amp;ouid=101185200039888287918&amp;rtpof=true&amp;sd=true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0D">
      <w:pPr>
        <w:spacing w:after="80" w:before="280" w:line="240" w:lineRule="auto"/>
        <w:rPr>
          <w:rFonts w:ascii="Times New Roman" w:cs="Times New Roman" w:eastAsia="Times New Roman" w:hAnsi="Times New Roman"/>
          <w:b w:val="1"/>
          <w:sz w:val="27"/>
          <w:szCs w:val="27"/>
        </w:rPr>
      </w:pPr>
      <w:r w:rsidDel="00000000" w:rsidR="00000000" w:rsidRPr="00000000">
        <w:rPr>
          <w:rFonts w:ascii="Calibri" w:cs="Calibri" w:eastAsia="Calibri" w:hAnsi="Calibri"/>
          <w:b w:val="1"/>
          <w:color w:val="000000"/>
          <w:rtl w:val="0"/>
        </w:rPr>
        <w:t xml:space="preserve">Style.</w:t>
      </w:r>
      <w:r w:rsidDel="00000000" w:rsidR="00000000" w:rsidRPr="00000000">
        <w:rPr>
          <w:rtl w:val="0"/>
        </w:rPr>
      </w:r>
    </w:p>
    <w:p w:rsidR="00000000" w:rsidDel="00000000" w:rsidP="00000000" w:rsidRDefault="00000000" w:rsidRPr="00000000" w14:paraId="0000000E">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Type answers in </w:t>
      </w:r>
      <w:r w:rsidDel="00000000" w:rsidR="00000000" w:rsidRPr="00000000">
        <w:rPr>
          <w:rFonts w:ascii="Calibri" w:cs="Calibri" w:eastAsia="Calibri" w:hAnsi="Calibri"/>
          <w:color w:val="0000ff"/>
          <w:sz w:val="20"/>
          <w:szCs w:val="20"/>
          <w:rtl w:val="0"/>
        </w:rPr>
        <w:t xml:space="preserve">blue</w:t>
      </w:r>
      <w:r w:rsidDel="00000000" w:rsidR="00000000" w:rsidRPr="00000000">
        <w:rPr>
          <w:rFonts w:ascii="Calibri" w:cs="Calibri" w:eastAsia="Calibri" w:hAnsi="Calibri"/>
          <w:color w:val="000000"/>
          <w:sz w:val="20"/>
          <w:szCs w:val="20"/>
          <w:rtl w:val="0"/>
        </w:rPr>
        <w:t xml:space="preserve"> beneath each question.</w:t>
      </w:r>
      <w:r w:rsidDel="00000000" w:rsidR="00000000" w:rsidRPr="00000000">
        <w:rPr>
          <w:rtl w:val="0"/>
        </w:rPr>
      </w:r>
    </w:p>
    <w:p w:rsidR="00000000" w:rsidDel="00000000" w:rsidP="00000000" w:rsidRDefault="00000000" w:rsidRPr="00000000" w14:paraId="0000000F">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If you're unsure of your answer, highlight your answer text then hit Ctrl+Alt+M to create a comment beside the text. Once you're satisfied with the answer, click the "Resolve" button on the comment.</w:t>
      </w:r>
      <w:r w:rsidDel="00000000" w:rsidR="00000000" w:rsidRPr="00000000">
        <w:rPr>
          <w:rtl w:val="0"/>
        </w:rPr>
      </w:r>
    </w:p>
    <w:p w:rsidR="00000000" w:rsidDel="00000000" w:rsidP="00000000" w:rsidRDefault="00000000" w:rsidRPr="00000000" w14:paraId="00000010">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If you want some extra explanation from someone else on their answer, highlight the other person's answer and repeat the procedure above.</w:t>
      </w:r>
      <w:r w:rsidDel="00000000" w:rsidR="00000000" w:rsidRPr="00000000">
        <w:rPr>
          <w:rtl w:val="0"/>
        </w:rPr>
      </w:r>
    </w:p>
    <w:p w:rsidR="00000000" w:rsidDel="00000000" w:rsidP="00000000" w:rsidRDefault="00000000" w:rsidRPr="00000000" w14:paraId="00000011">
      <w:pPr>
        <w:spacing w:after="80" w:before="280" w:line="240" w:lineRule="auto"/>
        <w:rPr>
          <w:rFonts w:ascii="Times New Roman" w:cs="Times New Roman" w:eastAsia="Times New Roman" w:hAnsi="Times New Roman"/>
          <w:b w:val="1"/>
          <w:sz w:val="27"/>
          <w:szCs w:val="27"/>
        </w:rPr>
      </w:pPr>
      <w:r w:rsidDel="00000000" w:rsidR="00000000" w:rsidRPr="00000000">
        <w:rPr>
          <w:rFonts w:ascii="Calibri" w:cs="Calibri" w:eastAsia="Calibri" w:hAnsi="Calibri"/>
          <w:b w:val="1"/>
          <w:color w:val="000000"/>
          <w:rtl w:val="0"/>
        </w:rPr>
        <w:t xml:space="preserve">Communicate.</w:t>
      </w:r>
      <w:r w:rsidDel="00000000" w:rsidR="00000000" w:rsidRPr="00000000">
        <w:rPr>
          <w:rtl w:val="0"/>
        </w:rPr>
      </w:r>
    </w:p>
    <w:p w:rsidR="00000000" w:rsidDel="00000000" w:rsidP="00000000" w:rsidRDefault="00000000" w:rsidRPr="00000000" w14:paraId="00000012">
      <w:pPr>
        <w:spacing w:after="80" w:before="280" w:line="240" w:lineRule="auto"/>
        <w:ind w:left="720" w:firstLine="0"/>
        <w:rPr>
          <w:rFonts w:ascii="Times New Roman" w:cs="Times New Roman" w:eastAsia="Times New Roman" w:hAnsi="Times New Roman"/>
          <w:b w:val="1"/>
          <w:sz w:val="27"/>
          <w:szCs w:val="27"/>
        </w:rPr>
      </w:pPr>
      <w:r w:rsidDel="00000000" w:rsidR="00000000" w:rsidRPr="00000000">
        <w:rPr>
          <w:rFonts w:ascii="Calibri" w:cs="Calibri" w:eastAsia="Calibri" w:hAnsi="Calibri"/>
          <w:color w:val="000000"/>
          <w:sz w:val="20"/>
          <w:szCs w:val="20"/>
          <w:rtl w:val="0"/>
        </w:rPr>
        <w:t xml:space="preserve">Head over to</w:t>
      </w:r>
      <w:hyperlink r:id="rId14">
        <w:r w:rsidDel="00000000" w:rsidR="00000000" w:rsidRPr="00000000">
          <w:rPr>
            <w:rFonts w:ascii="Calibri" w:cs="Calibri" w:eastAsia="Calibri" w:hAnsi="Calibri"/>
            <w:color w:val="000000"/>
            <w:sz w:val="20"/>
            <w:szCs w:val="20"/>
            <w:u w:val="single"/>
            <w:rtl w:val="0"/>
          </w:rPr>
          <w:t xml:space="preserve"> </w:t>
        </w:r>
      </w:hyperlink>
      <w:hyperlink r:id="rId15">
        <w:r w:rsidDel="00000000" w:rsidR="00000000" w:rsidRPr="00000000">
          <w:rPr>
            <w:rFonts w:ascii="Calibri" w:cs="Calibri" w:eastAsia="Calibri" w:hAnsi="Calibri"/>
            <w:color w:val="1155cc"/>
            <w:sz w:val="20"/>
            <w:szCs w:val="20"/>
            <w:u w:val="single"/>
            <w:rtl w:val="0"/>
          </w:rPr>
          <w:t xml:space="preserve">uqattic.net</w:t>
        </w:r>
      </w:hyperlink>
      <w:r w:rsidDel="00000000" w:rsidR="00000000" w:rsidRPr="00000000">
        <w:rPr>
          <w:rFonts w:ascii="Calibri" w:cs="Calibri" w:eastAsia="Calibri" w:hAnsi="Calibri"/>
          <w:color w:val="000000"/>
          <w:sz w:val="20"/>
          <w:szCs w:val="20"/>
          <w:rtl w:val="0"/>
        </w:rPr>
        <w:t xml:space="preserve"> and click "Chat Now!". You'll find a chatroom full of students just like you. Talk about a revision document (like this one) or swap prep tips. If you have your own IRC client, point it to irc.uqattic.net, port 6667, channel #attic.</w:t>
      </w:r>
      <w:r w:rsidDel="00000000" w:rsidR="00000000" w:rsidRPr="00000000">
        <w:rPr>
          <w:rtl w:val="0"/>
        </w:rPr>
      </w:r>
    </w:p>
    <w:p w:rsidR="00000000" w:rsidDel="00000000" w:rsidP="00000000" w:rsidRDefault="00000000" w:rsidRPr="00000000" w14:paraId="00000013">
      <w:pP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  </w:t>
      </w:r>
    </w:p>
    <w:p w:rsidR="00000000" w:rsidDel="00000000" w:rsidP="00000000" w:rsidRDefault="00000000" w:rsidRPr="00000000" w14:paraId="00000014">
      <w:pP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15">
      <w:pPr>
        <w:spacing w:after="0" w:line="240" w:lineRule="auto"/>
        <w:ind w:firstLine="720"/>
        <w:rPr>
          <w:rFonts w:ascii="Arial" w:cs="Arial" w:eastAsia="Arial" w:hAnsi="Arial"/>
          <w:color w:val="ff0000"/>
          <w:sz w:val="28"/>
          <w:szCs w:val="28"/>
        </w:rPr>
      </w:pPr>
      <w:r w:rsidDel="00000000" w:rsidR="00000000" w:rsidRPr="00000000">
        <w:rPr>
          <w:rFonts w:ascii="Arial" w:cs="Arial" w:eastAsia="Arial" w:hAnsi="Arial"/>
          <w:color w:val="ff0000"/>
          <w:sz w:val="28"/>
          <w:szCs w:val="28"/>
          <w:rtl w:val="0"/>
        </w:rPr>
        <w:t xml:space="preserve">VERSION 1: ALL GIVEN IN RED</w:t>
      </w:r>
    </w:p>
    <w:p w:rsidR="00000000" w:rsidDel="00000000" w:rsidP="00000000" w:rsidRDefault="00000000" w:rsidRPr="00000000" w14:paraId="0000001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83226"/>
            <wp:effectExtent b="0" l="0" r="0" t="0"/>
            <wp:docPr id="99"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731510" cy="683226"/>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ls -a ~/sample;</w:t>
        <w:tab/>
        <w:t xml:space="preserve">or [+</w:t>
      </w:r>
      <w:r w:rsidDel="00000000" w:rsidR="00000000" w:rsidRPr="00000000">
        <w:rPr>
          <w:rtl w:val="0"/>
        </w:rPr>
        <w:t xml:space="preserve">2</w:t>
      </w:r>
      <w:r w:rsidDel="00000000" w:rsidR="00000000" w:rsidRPr="00000000">
        <w:rPr>
          <w:rFonts w:ascii="Arial" w:cs="Arial" w:eastAsia="Arial" w:hAnsi="Arial"/>
          <w:color w:val="ff0000"/>
          <w:rtl w:val="0"/>
        </w:rPr>
        <w:t xml:space="preserve">]</w:t>
      </w:r>
    </w:p>
    <w:p w:rsidR="00000000" w:rsidDel="00000000" w:rsidP="00000000" w:rsidRDefault="00000000" w:rsidRPr="00000000" w14:paraId="0000001A">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ls -a $HOME/sample;</w:t>
        <w:tab/>
        <w:tab/>
        <w:t xml:space="preserve">or</w:t>
      </w:r>
    </w:p>
    <w:p w:rsidR="00000000" w:rsidDel="00000000" w:rsidP="00000000" w:rsidRDefault="00000000" w:rsidRPr="00000000" w14:paraId="0000001B">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ls -a /home/$USER/sample</w:t>
        <w:tab/>
        <w:t xml:space="preserve">&lt;- only works if user has not chang</w:t>
      </w:r>
      <w:r w:rsidDel="00000000" w:rsidR="00000000" w:rsidRPr="00000000">
        <w:rPr>
          <w:rtl w:val="0"/>
        </w:rPr>
        <w:t xml:space="preserve">e</w:t>
      </w:r>
      <w:r w:rsidDel="00000000" w:rsidR="00000000" w:rsidRPr="00000000">
        <w:rPr>
          <w:rFonts w:ascii="Arial" w:cs="Arial" w:eastAsia="Arial" w:hAnsi="Arial"/>
          <w:color w:val="ff0000"/>
          <w:rtl w:val="0"/>
        </w:rPr>
        <w:t xml:space="preserve">d home dir </w:t>
        <w:tab/>
      </w:r>
    </w:p>
    <w:p w:rsidR="00000000" w:rsidDel="00000000" w:rsidP="00000000" w:rsidRDefault="00000000" w:rsidRPr="00000000" w14:paraId="0000001C">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rPr>
        <w:drawing>
          <wp:inline distB="0" distT="0" distL="0" distR="0">
            <wp:extent cx="5731510" cy="416560"/>
            <wp:effectExtent b="0" l="0" r="0" t="0"/>
            <wp:docPr id="10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510" cy="41656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1E">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cp /tmp/*.c ./data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408305"/>
            <wp:effectExtent b="0" l="0" r="0" t="0"/>
            <wp:docPr id="10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731510" cy="40830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mkdir breakfast</w:t>
      </w:r>
      <w:r w:rsidDel="00000000" w:rsidR="00000000" w:rsidRPr="00000000">
        <w:rPr/>
        <w:drawing>
          <wp:inline distB="0" distT="0" distL="0" distR="0">
            <wp:extent cx="5731200" cy="698500"/>
            <wp:effectExtent b="0" l="0" r="0" t="0"/>
            <wp:docPr id="8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color w:val="ff0000"/>
        </w:rPr>
      </w:pPr>
      <w:r w:rsidDel="00000000" w:rsidR="00000000" w:rsidRPr="00000000">
        <w:rPr>
          <w:rtl w:val="0"/>
        </w:rPr>
      </w:r>
    </w:p>
    <w:p w:rsidR="00000000" w:rsidDel="00000000" w:rsidP="00000000" w:rsidRDefault="00000000" w:rsidRPr="00000000" w14:paraId="00000022">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gcc -pthread -lm threadcalc.c -o doit;</w:t>
        <w:tab/>
        <w:tab/>
        <w:t xml:space="preserve">or</w:t>
      </w:r>
    </w:p>
    <w:p w:rsidR="00000000" w:rsidDel="00000000" w:rsidP="00000000" w:rsidRDefault="00000000" w:rsidRPr="00000000" w14:paraId="00000023">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gcc -lpthread -lm threadcalc.c -o doit</w:t>
      </w:r>
    </w:p>
    <w:p w:rsidR="00000000" w:rsidDel="00000000" w:rsidP="00000000" w:rsidRDefault="00000000" w:rsidRPr="00000000" w14:paraId="00000024">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492125"/>
            <wp:effectExtent b="0" l="0" r="0" t="0"/>
            <wp:docPr id="10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731510" cy="4921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svn update</w:t>
      </w:r>
    </w:p>
    <w:p w:rsidR="00000000" w:rsidDel="00000000" w:rsidP="00000000" w:rsidRDefault="00000000" w:rsidRPr="00000000" w14:paraId="00000026">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27">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454660"/>
            <wp:effectExtent b="0" l="0" r="0" t="0"/>
            <wp:docPr id="105"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5731510" cy="45466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29">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green colours </w:t>
      </w:r>
    </w:p>
    <w:p w:rsidR="00000000" w:rsidDel="00000000" w:rsidP="00000000" w:rsidRDefault="00000000" w:rsidRPr="00000000" w14:paraId="0000002A">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2B">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432435"/>
            <wp:effectExtent b="0" l="0" r="0" t="0"/>
            <wp:docPr id="10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510" cy="43243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Arial" w:cs="Arial" w:eastAsia="Arial" w:hAnsi="Arial"/>
          <w:color w:val="ff0000"/>
        </w:rPr>
      </w:pPr>
      <w:r w:rsidDel="00000000" w:rsidR="00000000" w:rsidRPr="00000000">
        <w:rPr>
          <w:rtl w:val="0"/>
        </w:rPr>
        <w:t xml:space="preserve">grep -v tcp /etc/services</w:t>
      </w:r>
      <w:r w:rsidDel="00000000" w:rsidR="00000000" w:rsidRPr="00000000">
        <w:rPr>
          <w:rtl w:val="0"/>
        </w:rPr>
      </w:r>
    </w:p>
    <w:p w:rsidR="00000000" w:rsidDel="00000000" w:rsidP="00000000" w:rsidRDefault="00000000" w:rsidRPr="00000000" w14:paraId="0000002D">
      <w:pPr>
        <w:spacing w:after="0" w:line="240" w:lineRule="auto"/>
        <w:rPr>
          <w:rFonts w:ascii="Arial" w:cs="Arial" w:eastAsia="Arial" w:hAnsi="Arial"/>
          <w:color w:val="ff0000"/>
        </w:rPr>
      </w:pPr>
      <w:r w:rsidDel="00000000" w:rsidR="00000000" w:rsidRPr="00000000">
        <w:rPr>
          <w:rtl w:val="0"/>
        </w:rPr>
        <w:t xml:space="preserve">  </w:t>
      </w:r>
      <w:sdt>
        <w:sdtPr>
          <w:tag w:val="goog_rdk_11"/>
        </w:sdtPr>
        <w:sdtContent>
          <w:ins w:author="Milind B" w:id="8" w:date="2022-11-12T23:28:39Z">
            <w:r w:rsidDel="00000000" w:rsidR="00000000" w:rsidRPr="00000000">
              <w:rPr>
                <w:rtl w:val="0"/>
              </w:rPr>
              <w:t xml:space="preserve"> </w:t>
            </w:r>
          </w:ins>
        </w:sdtContent>
      </w:sdt>
      <w:r w:rsidDel="00000000" w:rsidR="00000000" w:rsidRPr="00000000">
        <w:rPr>
          <w:rtl w:val="0"/>
        </w:rPr>
      </w:r>
    </w:p>
    <w:p w:rsidR="00000000" w:rsidDel="00000000" w:rsidP="00000000" w:rsidRDefault="00000000" w:rsidRPr="00000000" w14:paraId="0000002E">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840105"/>
            <wp:effectExtent b="0" l="0" r="0" t="0"/>
            <wp:docPr id="107"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731510" cy="84010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bin /etc/shells | grep -v usr &gt;&gt; tmp/foo;</w:t>
        <w:tab/>
        <w:tab/>
        <w:t xml:space="preserve">or</w:t>
      </w:r>
    </w:p>
    <w:p w:rsidR="00000000" w:rsidDel="00000000" w:rsidP="00000000" w:rsidRDefault="00000000" w:rsidRPr="00000000" w14:paraId="00000030">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-v usr /etc/shells | grep bi</w:t>
      </w:r>
      <w:r w:rsidDel="00000000" w:rsidR="00000000" w:rsidRPr="00000000">
        <w:rPr>
          <w:rtl w:val="0"/>
        </w:rPr>
        <w:t xml:space="preserve">n</w:t>
      </w:r>
      <w:r w:rsidDel="00000000" w:rsidR="00000000" w:rsidRPr="00000000">
        <w:rPr>
          <w:rFonts w:ascii="Arial" w:cs="Arial" w:eastAsia="Arial" w:hAnsi="Arial"/>
          <w:color w:val="ff0000"/>
          <w:rtl w:val="0"/>
        </w:rPr>
        <w:t xml:space="preserve"> &gt;&gt; tmp/foo;</w:t>
        <w:tab/>
        <w:tab/>
        <w:t xml:space="preserve">or</w:t>
      </w:r>
    </w:p>
    <w:p w:rsidR="00000000" w:rsidDel="00000000" w:rsidP="00000000" w:rsidRDefault="00000000" w:rsidRPr="00000000" w14:paraId="00000031">
      <w:pPr>
        <w:spacing w:after="0" w:line="240" w:lineRule="auto"/>
        <w:rPr/>
      </w:pPr>
      <w:r w:rsidDel="00000000" w:rsidR="00000000" w:rsidRPr="00000000">
        <w:rPr>
          <w:rtl w:val="0"/>
        </w:rPr>
      </w:r>
    </w:p>
    <w:p w:rsidR="00000000" w:rsidDel="00000000" w:rsidP="00000000" w:rsidRDefault="00000000" w:rsidRPr="00000000" w14:paraId="00000032">
      <w:pPr>
        <w:spacing w:after="0" w:line="240" w:lineRule="auto"/>
        <w:rPr/>
      </w:pPr>
      <w:r w:rsidDel="00000000" w:rsidR="00000000" w:rsidRPr="00000000">
        <w:rPr>
          <w:rtl w:val="0"/>
        </w:rPr>
        <w:t xml:space="preserve">“&gt;” or “&gt;&gt;”? -key word “appends” so,  &gt;&gt;</w:t>
      </w:r>
    </w:p>
    <w:p w:rsidR="00000000" w:rsidDel="00000000" w:rsidP="00000000" w:rsidRDefault="00000000" w:rsidRPr="00000000" w14:paraId="00000033">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591820"/>
            <wp:effectExtent b="0" l="0" r="0" t="0"/>
            <wp:docPr id="106"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731510" cy="59182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rPr>
          <w:color w:val="0000ff"/>
          <w:highlight w:val="cyan"/>
        </w:rPr>
      </w:pPr>
      <w:r w:rsidDel="00000000" w:rsidR="00000000" w:rsidRPr="00000000">
        <w:rPr>
          <w:rFonts w:ascii="Arial" w:cs="Arial" w:eastAsia="Arial" w:hAnsi="Arial"/>
          <w:color w:val="ff0000"/>
          <w:highlight w:val="yellow"/>
          <w:rtl w:val="0"/>
        </w:rPr>
        <w:t xml:space="preserve">grep Shaheen friends | wc -l;</w:t>
        <w:tab/>
      </w:r>
      <w:r w:rsidDel="00000000" w:rsidR="00000000" w:rsidRPr="00000000">
        <w:rPr>
          <w:rFonts w:ascii="Arial" w:cs="Arial" w:eastAsia="Arial" w:hAnsi="Arial"/>
          <w:color w:val="ff0000"/>
          <w:rtl w:val="0"/>
        </w:rPr>
        <w:tab/>
        <w:t xml:space="preserve">or</w:t>
      </w: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rtl w:val="0"/>
        </w:rPr>
      </w:r>
    </w:p>
    <w:p w:rsidR="00000000" w:rsidDel="00000000" w:rsidP="00000000" w:rsidRDefault="00000000" w:rsidRPr="00000000" w14:paraId="00000036">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-c Shaheen friends</w:t>
      </w:r>
    </w:p>
    <w:p w:rsidR="00000000" w:rsidDel="00000000" w:rsidP="00000000" w:rsidRDefault="00000000" w:rsidRPr="00000000" w14:paraId="00000037">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703580"/>
            <wp:effectExtent b="0" l="0" r="0" t="0"/>
            <wp:docPr id="109"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5731510" cy="70358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ext4 /etc/fstab | wc -l &gt; tmp/ext4.count;</w:t>
        <w:tab/>
        <w:tab/>
        <w:t xml:space="preserve">or</w:t>
      </w:r>
    </w:p>
    <w:p w:rsidR="00000000" w:rsidDel="00000000" w:rsidP="00000000" w:rsidRDefault="00000000" w:rsidRPr="00000000" w14:paraId="00000039">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grep -c ext4 /etc/fstab &gt; tmp/ext4.count</w:t>
      </w:r>
    </w:p>
    <w:p w:rsidR="00000000" w:rsidDel="00000000" w:rsidP="00000000" w:rsidRDefault="00000000" w:rsidRPr="00000000" w14:paraId="0000003A">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3B">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0" distT="0" distL="0" distR="0">
            <wp:extent cx="5731510" cy="429260"/>
            <wp:effectExtent b="0" l="0" r="0" t="0"/>
            <wp:docPr id="108"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731510" cy="4292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3D">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ln -s /usr/bin/sh sh</w:t>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spacing w:after="0" w:line="240" w:lineRule="auto"/>
        <w:rPr/>
      </w:pPr>
      <w:r w:rsidDel="00000000" w:rsidR="00000000" w:rsidRPr="00000000">
        <w:rPr>
          <w:rtl w:val="0"/>
        </w:rPr>
      </w:r>
    </w:p>
    <w:p w:rsidR="00000000" w:rsidDel="00000000" w:rsidP="00000000" w:rsidRDefault="00000000" w:rsidRPr="00000000" w14:paraId="00000040">
      <w:pPr>
        <w:spacing w:after="0" w:line="240" w:lineRule="auto"/>
        <w:rPr/>
      </w:pPr>
      <w:r w:rsidDel="00000000" w:rsidR="00000000" w:rsidRPr="00000000">
        <w:rPr>
          <w:rtl w:val="0"/>
        </w:rPr>
        <w:t xml:space="preserve">ln -s /usr/bin/sh ./sh</w:t>
      </w:r>
    </w:p>
    <w:p w:rsidR="00000000" w:rsidDel="00000000" w:rsidP="00000000" w:rsidRDefault="00000000" w:rsidRPr="00000000" w14:paraId="00000041">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42">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43">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44">
      <w:pPr>
        <w:rPr>
          <w:rFonts w:ascii="Arial" w:cs="Arial" w:eastAsia="Arial" w:hAnsi="Arial"/>
          <w:color w:val="ff0000"/>
        </w:rPr>
      </w:pPr>
      <w:r w:rsidDel="00000000" w:rsidR="00000000" w:rsidRPr="00000000">
        <w:br w:type="page"/>
      </w:r>
      <w:sdt>
        <w:sdtPr>
          <w:tag w:val="goog_rdk_12"/>
        </w:sdtPr>
        <w:sdtContent>
          <w:ins w:author="Rohith Palakirti" w:id="9" w:date="2022-11-13T11:14:33Z">
            <w:r w:rsidDel="00000000" w:rsidR="00000000" w:rsidRPr="00000000">
              <w:rPr>
                <w:rFonts w:ascii="Arial" w:cs="Arial" w:eastAsia="Arial" w:hAnsi="Arial"/>
                <w:color w:val="ff0000"/>
                <w:rtl w:val="0"/>
              </w:rPr>
              <w:t xml:space="preserve"> </w:t>
            </w:r>
          </w:ins>
        </w:sdtContent>
      </w:sdt>
      <w:sdt>
        <w:sdtPr>
          <w:tag w:val="goog_rdk_13"/>
        </w:sdtPr>
        <w:sdtContent>
          <w:del w:author="Anonymous" w:id="10" w:date="2022-11-13T04:51:50Z">
            <w:r w:rsidDel="00000000" w:rsidR="00000000" w:rsidRPr="00000000">
              <w:rPr>
                <w:rFonts w:ascii="Arial" w:cs="Arial" w:eastAsia="Arial" w:hAnsi="Arial"/>
                <w:color w:val="ff0000"/>
                <w:rtl w:val="0"/>
              </w:rPr>
              <w:delText xml:space="preserve">r</w:delText>
            </w:r>
          </w:del>
        </w:sdtContent>
      </w:sdt>
      <w:r w:rsidDel="00000000" w:rsidR="00000000" w:rsidRPr="00000000">
        <w:rPr>
          <w:rtl w:val="0"/>
        </w:rPr>
      </w:r>
    </w:p>
    <w:p w:rsidR="00000000" w:rsidDel="00000000" w:rsidP="00000000" w:rsidRDefault="00000000" w:rsidRPr="00000000" w14:paraId="00000045">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0" distT="0" distL="0" distR="0">
            <wp:extent cx="4024683" cy="940939"/>
            <wp:effectExtent b="0" l="0" r="0" t="0"/>
            <wp:docPr id="90"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24683" cy="94093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47">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48">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unsigned int bar[5];</w:t>
      </w:r>
    </w:p>
    <w:p w:rsidR="00000000" w:rsidDel="00000000" w:rsidP="00000000" w:rsidRDefault="00000000" w:rsidRPr="00000000" w14:paraId="00000049">
      <w:pPr>
        <w:rPr>
          <w:sz w:val="24"/>
          <w:szCs w:val="24"/>
          <w:highlight w:val="yellow"/>
        </w:rPr>
      </w:pPr>
      <w:r w:rsidDel="00000000" w:rsidR="00000000" w:rsidRPr="00000000">
        <w:rPr>
          <w:sz w:val="24"/>
          <w:szCs w:val="24"/>
          <w:highlight w:val="yellow"/>
          <w:rtl w:val="0"/>
        </w:rPr>
        <w:t xml:space="preserve">u_int8_t bar[5]? if imports allowed…</w:t>
      </w:r>
      <w:ins w:author="" w:id="11">
        <w:r w:rsidDel="00000000" w:rsidR="00000000" w:rsidRPr="00000000">
          <w:rPr>
            <w:sz w:val="24"/>
            <w:szCs w:val="24"/>
            <w:highlight w:val="yellow"/>
            <w:rtl w:val="0"/>
          </w:rPr>
          <w:t xml:space="preserve"> # it would be uint8_t bar[5]; but this is still wrong no?</w:t>
        </w:r>
      </w:ins>
      <w:sdt>
        <w:sdtPr>
          <w:tag w:val="goog_rdk_14"/>
        </w:sdtPr>
        <w:sdtContent>
          <w:ins w:author="Anonymous" w:id="12" w:date="2022-11-13T04:50:47Z">
            <w:r w:rsidDel="00000000" w:rsidR="00000000" w:rsidRPr="00000000">
              <w:rPr>
                <w:sz w:val="24"/>
                <w:szCs w:val="24"/>
                <w:highlight w:val="yellow"/>
                <w:rtl w:val="0"/>
              </w:rPr>
              <w:t xml:space="preserve"> since this is just </w:t>
            </w:r>
          </w:ins>
        </w:sdtContent>
      </w:sdt>
      <w:sdt>
        <w:sdtPr>
          <w:tag w:val="goog_rdk_15"/>
        </w:sdtPr>
        <w:sdtContent>
          <w:ins w:author="Anonymous" w:id="13" w:date="2022-11-13T04:51:07Z">
            <w:r w:rsidDel="00000000" w:rsidR="00000000" w:rsidRPr="00000000">
              <w:rPr>
                <w:sz w:val="24"/>
                <w:szCs w:val="24"/>
                <w:highlight w:val="yellow"/>
                <w:rtl w:val="0"/>
              </w:rPr>
              <w:t xml:space="preserve">1 byte</w:t>
            </w:r>
          </w:ins>
        </w:sdtContent>
      </w:sdt>
      <w:sdt>
        <w:sdtPr>
          <w:tag w:val="goog_rdk_16"/>
        </w:sdtPr>
        <w:sdtContent>
          <w:ins w:author="Anonymous" w:id="14" w:date="2022-11-13T04:51:10Z">
            <w:r w:rsidDel="00000000" w:rsidR="00000000" w:rsidRPr="00000000">
              <w:rPr>
                <w:sz w:val="24"/>
                <w:szCs w:val="24"/>
                <w:highlight w:val="yellow"/>
                <w:rtl w:val="0"/>
              </w:rPr>
              <w:t xml:space="preserve">.</w:t>
            </w:r>
          </w:ins>
        </w:sdtContent>
      </w:sdt>
      <w:r w:rsidDel="00000000" w:rsidR="00000000" w:rsidRPr="00000000">
        <w:rPr>
          <w:rtl w:val="0"/>
        </w:rPr>
      </w:r>
    </w:p>
    <w:p w:rsidR="00000000" w:rsidDel="00000000" w:rsidP="00000000" w:rsidRDefault="00000000" w:rsidRPr="00000000" w14:paraId="0000004A">
      <w:pP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5731510" cy="414655"/>
            <wp:effectExtent b="0" l="0" r="0" t="0"/>
            <wp:docPr id="110"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1510" cy="41465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int (*bar)(char*, char*);</w:t>
      </w:r>
    </w:p>
    <w:p w:rsidR="00000000" w:rsidDel="00000000" w:rsidP="00000000" w:rsidRDefault="00000000" w:rsidRPr="00000000" w14:paraId="0000004C">
      <w:pP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4381582" cy="321811"/>
            <wp:effectExtent b="0" l="0" r="0" t="0"/>
            <wp:docPr id="111"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4381582" cy="32181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volatile int bar;</w:t>
      </w:r>
    </w:p>
    <w:p w:rsidR="00000000" w:rsidDel="00000000" w:rsidP="00000000" w:rsidRDefault="00000000" w:rsidRPr="00000000" w14:paraId="0000004E">
      <w:pP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3120518" cy="325620"/>
            <wp:effectExtent b="0" l="0" r="0" t="0"/>
            <wp:docPr id="112" name="image44.png"/>
            <a:graphic>
              <a:graphicData uri="http://schemas.openxmlformats.org/drawingml/2006/picture">
                <pic:pic>
                  <pic:nvPicPr>
                    <pic:cNvPr id="0" name="image44.png"/>
                    <pic:cNvPicPr preferRelativeResize="0"/>
                  </pic:nvPicPr>
                  <pic:blipFill>
                    <a:blip r:embed="rId30"/>
                    <a:srcRect b="0" l="0" r="0" t="0"/>
                    <a:stretch>
                      <a:fillRect/>
                    </a:stretch>
                  </pic:blipFill>
                  <pic:spPr>
                    <a:xfrm>
                      <a:off x="0" y="0"/>
                      <a:ext cx="3120518" cy="3256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long double bar; </w:t>
      </w:r>
    </w:p>
    <w:p w:rsidR="00000000" w:rsidDel="00000000" w:rsidP="00000000" w:rsidRDefault="00000000" w:rsidRPr="00000000" w14:paraId="00000050">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Alternative accepted answer - double bar; (approved by Peter Sutton on Ed #1442) [+</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51">
      <w:pP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3858163" cy="381053"/>
            <wp:effectExtent b="0" l="0" r="0" t="0"/>
            <wp:docPr id="11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3858163" cy="38105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char *bar[3];</w:t>
      </w:r>
    </w:p>
    <w:p w:rsidR="00000000" w:rsidDel="00000000" w:rsidP="00000000" w:rsidRDefault="00000000" w:rsidRPr="00000000" w14:paraId="00000053">
      <w:pP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0" distT="0" distL="0" distR="0">
            <wp:extent cx="4457552" cy="381395"/>
            <wp:effectExtent b="0" l="0" r="0" t="0"/>
            <wp:docPr id="114"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4457552" cy="381395"/>
                    </a:xfrm>
                    <a:prstGeom prst="rect"/>
                    <a:ln/>
                  </pic:spPr>
                </pic:pic>
              </a:graphicData>
            </a:graphic>
          </wp:inline>
        </w:drawing>
      </w: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054">
      <w:pP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Arial" w:cs="Arial" w:eastAsia="Arial" w:hAnsi="Arial"/>
          <w:color w:val="ff0000"/>
          <w:sz w:val="24"/>
          <w:szCs w:val="24"/>
          <w:rtl w:val="0"/>
        </w:rPr>
        <w:t xml:space="preserve">void* (*bar)(void*)</w:t>
      </w:r>
      <w:r w:rsidDel="00000000" w:rsidR="00000000" w:rsidRPr="00000000">
        <w:br w:type="page"/>
      </w: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115050"/>
            <wp:effectExtent b="0" l="0" r="0" t="0"/>
            <wp:docPr id="115"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5731510"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24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sz w:val="24"/>
          <w:szCs w:val="24"/>
          <w:rtl w:val="0"/>
        </w:rPr>
        <w:t xml:space="preserve">8192/4KiB = 8192 / (4 * 2^10 B) = 2 page number</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4"/>
          <w:szCs w:val="24"/>
        </w:rPr>
      </w:pPr>
      <w:r w:rsidDel="00000000" w:rsidR="00000000" w:rsidRPr="00000000">
        <w:rPr>
          <w:sz w:val="24"/>
          <w:szCs w:val="24"/>
          <w:rtl w:val="0"/>
        </w:rPr>
        <w:t xml:space="preserve">Frame_number(2) = 42 u</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sz w:val="24"/>
          <w:szCs w:val="24"/>
          <w:rtl w:val="0"/>
        </w:rPr>
        <w:t xml:space="preserve">42 * 4KiB = 42 * 4096 = </w:t>
      </w:r>
      <w:r w:rsidDel="00000000" w:rsidR="00000000" w:rsidRPr="00000000">
        <w:rPr>
          <w:b w:val="1"/>
          <w:i w:val="0"/>
          <w:smallCaps w:val="0"/>
          <w:strike w:val="0"/>
          <w:color w:val="ff0000"/>
          <w:sz w:val="24"/>
          <w:szCs w:val="24"/>
          <w:u w:val="none"/>
          <w:shd w:fill="auto" w:val="clear"/>
          <w:vertAlign w:val="baseline"/>
          <w:rtl w:val="0"/>
        </w:rPr>
        <w:t xml:space="preserve">172032</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 PA)</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00ff"/>
          <w:sz w:val="24"/>
          <w:szCs w:val="24"/>
        </w:rPr>
      </w:pPr>
      <w:r w:rsidDel="00000000" w:rsidR="00000000" w:rsidRPr="00000000">
        <w:rPr>
          <w:color w:val="ff00ff"/>
          <w:sz w:val="24"/>
          <w:szCs w:val="24"/>
          <w:rtl w:val="0"/>
        </w:rPr>
        <w:t xml:space="preserve">Is there a reason theres no offset? with offset it was 172632</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sz w:val="24"/>
          <w:szCs w:val="24"/>
          <w:rtl w:val="0"/>
        </w:rPr>
        <w:t xml:space="preserve">16,380/4KiB = 3.999&lt;|&gt; 3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sz w:val="24"/>
          <w:szCs w:val="24"/>
          <w:rtl w:val="0"/>
        </w:rPr>
        <w:t xml:space="preserve">=&gt;&gt;&gt;&gt;&gt; bc Frame_number(3) = - [</w:t>
      </w:r>
      <w:r w:rsidDel="00000000" w:rsidR="00000000" w:rsidRPr="00000000">
        <w:rPr>
          <w:b w:val="1"/>
          <w:i w:val="0"/>
          <w:smallCaps w:val="0"/>
          <w:strike w:val="0"/>
          <w:color w:val="ff0000"/>
          <w:sz w:val="24"/>
          <w:szCs w:val="24"/>
          <w:u w:val="none"/>
          <w:shd w:fill="auto" w:val="clear"/>
          <w:vertAlign w:val="baseline"/>
          <w:rtl w:val="0"/>
        </w:rPr>
        <w:t xml:space="preserve">SEGFAULT</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sz w:val="24"/>
          <w:szCs w:val="24"/>
          <w:rtl w:val="0"/>
        </w:rPr>
        <w:t xml:space="preserve">167,936/4KiB = 41</w:t>
      </w:r>
    </w:p>
    <w:p w:rsidR="00000000" w:rsidDel="00000000" w:rsidP="00000000" w:rsidRDefault="00000000" w:rsidRPr="00000000" w14:paraId="0000005F">
      <w:pPr>
        <w:ind w:left="720" w:firstLine="0"/>
        <w:rPr>
          <w:sz w:val="24"/>
          <w:szCs w:val="24"/>
        </w:rPr>
      </w:pPr>
      <w:r w:rsidDel="00000000" w:rsidR="00000000" w:rsidRPr="00000000">
        <w:rPr>
          <w:sz w:val="24"/>
          <w:szCs w:val="24"/>
          <w:rtl w:val="0"/>
        </w:rPr>
        <w:t xml:space="preserve">Frame_number(41) = 24 </w:t>
      </w:r>
    </w:p>
    <w:p w:rsidR="00000000" w:rsidDel="00000000" w:rsidP="00000000" w:rsidRDefault="00000000" w:rsidRPr="00000000" w14:paraId="00000060">
      <w:pPr>
        <w:ind w:left="0" w:firstLine="720"/>
        <w:rPr>
          <w:b w:val="1"/>
          <w:i w:val="0"/>
          <w:smallCaps w:val="0"/>
          <w:strike w:val="0"/>
          <w:color w:val="ff0000"/>
          <w:sz w:val="24"/>
          <w:szCs w:val="24"/>
          <w:u w:val="none"/>
          <w:shd w:fill="auto" w:val="clear"/>
          <w:vertAlign w:val="baseline"/>
        </w:rPr>
      </w:pPr>
      <w:r w:rsidDel="00000000" w:rsidR="00000000" w:rsidRPr="00000000">
        <w:rPr>
          <w:sz w:val="24"/>
          <w:szCs w:val="24"/>
          <w:rtl w:val="0"/>
        </w:rPr>
        <w:t xml:space="preserve">24 * 4 KiB = </w:t>
      </w:r>
      <w:r w:rsidDel="00000000" w:rsidR="00000000" w:rsidRPr="00000000">
        <w:rPr>
          <w:b w:val="1"/>
          <w:i w:val="0"/>
          <w:smallCaps w:val="0"/>
          <w:strike w:val="0"/>
          <w:color w:val="ff0000"/>
          <w:sz w:val="24"/>
          <w:szCs w:val="24"/>
          <w:u w:val="none"/>
          <w:shd w:fill="auto" w:val="clear"/>
          <w:vertAlign w:val="baseline"/>
          <w:rtl w:val="0"/>
        </w:rPr>
        <w:t xml:space="preserve">98304</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ff0000"/>
          <w:sz w:val="24"/>
          <w:szCs w:val="24"/>
          <w:u w:val="none"/>
          <w:shd w:fill="auto" w:val="clear"/>
          <w:vertAlign w:val="baseline"/>
        </w:rPr>
      </w:pPr>
      <w:r w:rsidDel="00000000" w:rsidR="00000000" w:rsidRPr="00000000">
        <w:rPr>
          <w:b w:val="1"/>
          <w:i w:val="0"/>
          <w:smallCaps w:val="0"/>
          <w:strike w:val="0"/>
          <w:color w:val="ff0000"/>
          <w:sz w:val="24"/>
          <w:szCs w:val="24"/>
          <w:u w:val="none"/>
          <w:shd w:fill="auto" w:val="clear"/>
          <w:vertAlign w:val="baseline"/>
          <w:rtl w:val="0"/>
        </w:rPr>
        <w:t xml:space="preserve">UNKNOWN</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because it </w:t>
      </w:r>
      <w:r w:rsidDel="00000000" w:rsidR="00000000" w:rsidRPr="00000000">
        <w:rPr>
          <w:sz w:val="24"/>
          <w:szCs w:val="24"/>
          <w:rtl w:val="0"/>
        </w:rPr>
        <w:t xml:space="preserve">falls past the table</w:t>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Question 4</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color w:val="0000ff"/>
          <w:sz w:val="24"/>
          <w:szCs w:val="24"/>
        </w:rPr>
        <w:drawing>
          <wp:inline distB="114300" distT="114300" distL="114300" distR="114300">
            <wp:extent cx="5731200" cy="1219200"/>
            <wp:effectExtent b="0" l="0" r="0" t="0"/>
            <wp:docPr id="72"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240" w:lineRule="auto"/>
        <w:rPr>
          <w:color w:val="0000ff"/>
        </w:rPr>
      </w:pPr>
      <w:r w:rsidDel="00000000" w:rsidR="00000000" w:rsidRPr="00000000">
        <w:rPr>
          <w:rtl w:val="0"/>
        </w:rPr>
      </w:r>
    </w:p>
    <w:p w:rsidR="00000000" w:rsidDel="00000000" w:rsidP="00000000" w:rsidRDefault="00000000" w:rsidRPr="00000000" w14:paraId="00000067">
      <w:pPr>
        <w:spacing w:after="0" w:line="240" w:lineRule="auto"/>
        <w:ind w:left="0" w:firstLine="0"/>
        <w:rPr>
          <w:rFonts w:ascii="Arial" w:cs="Arial" w:eastAsia="Arial" w:hAnsi="Arial"/>
          <w:color w:val="0000ff"/>
        </w:rPr>
      </w:pPr>
      <w:r w:rsidDel="00000000" w:rsidR="00000000" w:rsidRPr="00000000">
        <w:rPr>
          <w:color w:val="0000ff"/>
        </w:rPr>
        <w:drawing>
          <wp:inline distB="114300" distT="114300" distL="114300" distR="114300">
            <wp:extent cx="5738813" cy="219257"/>
            <wp:effectExtent b="0" l="0" r="0" t="0"/>
            <wp:docPr id="7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738813" cy="219257"/>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2^48 Bytes = 2^18 GiB = 262144 GiB</w:t>
      </w:r>
    </w:p>
    <w:p w:rsidR="00000000" w:rsidDel="00000000" w:rsidP="00000000" w:rsidRDefault="00000000" w:rsidRPr="00000000" w14:paraId="00000069">
      <w:pPr>
        <w:spacing w:after="0" w:line="240" w:lineRule="auto"/>
        <w:rPr>
          <w:sz w:val="24"/>
          <w:szCs w:val="24"/>
        </w:rPr>
      </w:pPr>
      <w:r w:rsidDel="00000000" w:rsidR="00000000" w:rsidRPr="00000000">
        <w:rPr>
          <w:rtl w:val="0"/>
        </w:rPr>
      </w:r>
    </w:p>
    <w:p w:rsidR="00000000" w:rsidDel="00000000" w:rsidP="00000000" w:rsidRDefault="00000000" w:rsidRPr="00000000" w14:paraId="0000006A">
      <w:pPr>
        <w:spacing w:after="0" w:line="240" w:lineRule="auto"/>
        <w:rPr>
          <w:sz w:val="24"/>
          <w:szCs w:val="24"/>
        </w:rPr>
      </w:pPr>
      <w:r w:rsidDel="00000000" w:rsidR="00000000" w:rsidRPr="00000000">
        <w:rPr>
          <w:sz w:val="24"/>
          <w:szCs w:val="24"/>
          <w:rtl w:val="0"/>
        </w:rPr>
        <w:t xml:space="preserve">…as virtual addresses are 48-bit long and maximum memory space for a process requires virtual memory addresses.</w:t>
      </w:r>
    </w:p>
    <w:p w:rsidR="00000000" w:rsidDel="00000000" w:rsidP="00000000" w:rsidRDefault="00000000" w:rsidRPr="00000000" w14:paraId="0000006B">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5731510" cy="256540"/>
            <wp:effectExtent b="0" l="0" r="0" t="0"/>
            <wp:docPr id="116"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5731510" cy="25654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0" w:line="240" w:lineRule="auto"/>
        <w:rPr>
          <w:rFonts w:ascii="Arial" w:cs="Arial" w:eastAsia="Arial" w:hAnsi="Arial"/>
          <w:color w:val="ff0000"/>
          <w:sz w:val="24"/>
          <w:szCs w:val="24"/>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====SOLUTION====</w:t>
      </w:r>
    </w:p>
    <w:p w:rsidR="00000000" w:rsidDel="00000000" w:rsidP="00000000" w:rsidRDefault="00000000" w:rsidRPr="00000000" w14:paraId="0000006E">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 Start from determining the no. of entries per page</w:t>
      </w:r>
    </w:p>
    <w:p w:rsidR="00000000" w:rsidDel="00000000" w:rsidP="00000000" w:rsidRDefault="00000000" w:rsidRPr="00000000" w14:paraId="0000006F">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of entries per page = page size / page entry size</w:t>
      </w:r>
    </w:p>
    <w:p w:rsidR="00000000" w:rsidDel="00000000" w:rsidP="00000000" w:rsidRDefault="00000000" w:rsidRPr="00000000" w14:paraId="00000070">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    = 4 KiB / 8 B</w:t>
      </w:r>
    </w:p>
    <w:p w:rsidR="00000000" w:rsidDel="00000000" w:rsidP="00000000" w:rsidRDefault="00000000" w:rsidRPr="00000000" w14:paraId="00000071">
      <w:pPr>
        <w:spacing w:after="0"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ab/>
        <w:tab/>
        <w:tab/>
        <w:tab/>
        <w:t xml:space="preserve">    = </w:t>
      </w:r>
      <w:r w:rsidDel="00000000" w:rsidR="00000000" w:rsidRPr="00000000">
        <w:rPr>
          <w:rFonts w:ascii="Courier New" w:cs="Courier New" w:eastAsia="Courier New" w:hAnsi="Courier New"/>
          <w:b w:val="1"/>
          <w:sz w:val="24"/>
          <w:szCs w:val="24"/>
          <w:rtl w:val="0"/>
        </w:rPr>
        <w:t xml:space="preserve">512 entries</w:t>
      </w:r>
    </w:p>
    <w:p w:rsidR="00000000" w:rsidDel="00000000" w:rsidP="00000000" w:rsidRDefault="00000000" w:rsidRPr="00000000" w14:paraId="00000072">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2. Start from 4-th level pages</w:t>
      </w:r>
    </w:p>
    <w:p w:rsidR="00000000" w:rsidDel="00000000" w:rsidP="00000000" w:rsidRDefault="00000000" w:rsidRPr="00000000" w14:paraId="0000007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No. of 4th-level pages = 1200 MiB (</w:t>
      </w:r>
      <w:r w:rsidDel="00000000" w:rsidR="00000000" w:rsidRPr="00000000">
        <w:rPr>
          <w:rFonts w:ascii="Courier New" w:cs="Courier New" w:eastAsia="Courier New" w:hAnsi="Courier New"/>
          <w:i w:val="1"/>
          <w:sz w:val="24"/>
          <w:szCs w:val="24"/>
          <w:rtl w:val="0"/>
        </w:rPr>
        <w:t xml:space="preserve">process</w:t>
      </w:r>
      <w:r w:rsidDel="00000000" w:rsidR="00000000" w:rsidRPr="00000000">
        <w:rPr>
          <w:rFonts w:ascii="Courier New" w:cs="Courier New" w:eastAsia="Courier New" w:hAnsi="Courier New"/>
          <w:sz w:val="24"/>
          <w:szCs w:val="24"/>
          <w:rtl w:val="0"/>
        </w:rPr>
        <w:t xml:space="preserve">) / (512 * 4KiB)</w:t>
      </w:r>
    </w:p>
    <w:p w:rsidR="00000000" w:rsidDel="00000000" w:rsidP="00000000" w:rsidRDefault="00000000" w:rsidRPr="00000000" w14:paraId="00000074">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ab/>
        <w:tab/>
        <w:tab/>
        <w:tab/>
        <w:t xml:space="preserve">   = 1200 / 2</w:t>
      </w:r>
    </w:p>
    <w:p w:rsidR="00000000" w:rsidDel="00000000" w:rsidP="00000000" w:rsidRDefault="00000000" w:rsidRPr="00000000" w14:paraId="00000075">
      <w:pPr>
        <w:spacing w:after="0"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                       = </w:t>
      </w:r>
      <w:r w:rsidDel="00000000" w:rsidR="00000000" w:rsidRPr="00000000">
        <w:rPr>
          <w:rFonts w:ascii="Courier New" w:cs="Courier New" w:eastAsia="Courier New" w:hAnsi="Courier New"/>
          <w:b w:val="1"/>
          <w:sz w:val="24"/>
          <w:szCs w:val="24"/>
          <w:rtl w:val="0"/>
        </w:rPr>
        <w:t xml:space="preserve">600 pages</w:t>
      </w:r>
    </w:p>
    <w:p w:rsidR="00000000" w:rsidDel="00000000" w:rsidP="00000000" w:rsidRDefault="00000000" w:rsidRPr="00000000" w14:paraId="00000076">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7">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3. Determine the number of 3-rd level pages needed to point the 600 pages</w:t>
      </w:r>
    </w:p>
    <w:p w:rsidR="00000000" w:rsidDel="00000000" w:rsidP="00000000" w:rsidRDefault="00000000" w:rsidRPr="00000000" w14:paraId="00000078">
      <w:pPr>
        <w:spacing w:after="0"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No. of 3-rd level pages = [(512 entries can point 512 pages) so we need </w:t>
      </w:r>
      <w:r w:rsidDel="00000000" w:rsidR="00000000" w:rsidRPr="00000000">
        <w:rPr>
          <w:rFonts w:ascii="Courier New" w:cs="Courier New" w:eastAsia="Courier New" w:hAnsi="Courier New"/>
          <w:b w:val="1"/>
          <w:sz w:val="24"/>
          <w:szCs w:val="24"/>
          <w:rtl w:val="0"/>
        </w:rPr>
        <w:t xml:space="preserve">two</w:t>
      </w:r>
      <w:r w:rsidDel="00000000" w:rsidR="00000000" w:rsidRPr="00000000">
        <w:rPr>
          <w:rFonts w:ascii="Courier New" w:cs="Courier New" w:eastAsia="Courier New" w:hAnsi="Courier New"/>
          <w:sz w:val="24"/>
          <w:szCs w:val="24"/>
          <w:rtl w:val="0"/>
        </w:rPr>
        <w:t xml:space="preserve"> 3-rd level pages | 512 * </w:t>
      </w:r>
      <w:r w:rsidDel="00000000" w:rsidR="00000000" w:rsidRPr="00000000">
        <w:rPr>
          <w:rFonts w:ascii="Courier New" w:cs="Courier New" w:eastAsia="Courier New" w:hAnsi="Courier New"/>
          <w:b w:val="1"/>
          <w:sz w:val="24"/>
          <w:szCs w:val="24"/>
          <w:rtl w:val="0"/>
        </w:rPr>
        <w:t xml:space="preserve">2</w:t>
      </w:r>
      <w:r w:rsidDel="00000000" w:rsidR="00000000" w:rsidRPr="00000000">
        <w:rPr>
          <w:rFonts w:ascii="Courier New" w:cs="Courier New" w:eastAsia="Courier New" w:hAnsi="Courier New"/>
          <w:sz w:val="24"/>
          <w:szCs w:val="24"/>
          <w:rtl w:val="0"/>
        </w:rPr>
        <w:t xml:space="preserve"> &gt;= 600] = </w:t>
      </w:r>
      <w:r w:rsidDel="00000000" w:rsidR="00000000" w:rsidRPr="00000000">
        <w:rPr>
          <w:rFonts w:ascii="Courier New" w:cs="Courier New" w:eastAsia="Courier New" w:hAnsi="Courier New"/>
          <w:b w:val="1"/>
          <w:sz w:val="24"/>
          <w:szCs w:val="24"/>
          <w:rtl w:val="0"/>
        </w:rPr>
        <w:t xml:space="preserve">2</w:t>
      </w:r>
    </w:p>
    <w:p w:rsidR="00000000" w:rsidDel="00000000" w:rsidP="00000000" w:rsidRDefault="00000000" w:rsidRPr="00000000" w14:paraId="00000079">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A">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4. Determine the number of 2-nd level pages needed to point to the 2 entries in the 3-rd level page</w:t>
      </w:r>
    </w:p>
    <w:p w:rsidR="00000000" w:rsidDel="00000000" w:rsidP="00000000" w:rsidRDefault="00000000" w:rsidRPr="00000000" w14:paraId="0000007B">
      <w:pPr>
        <w:spacing w:after="0" w:line="240" w:lineRule="auto"/>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No. of 2-nd level pages = </w:t>
      </w:r>
      <w:r w:rsidDel="00000000" w:rsidR="00000000" w:rsidRPr="00000000">
        <w:rPr>
          <w:rFonts w:ascii="Courier New" w:cs="Courier New" w:eastAsia="Courier New" w:hAnsi="Courier New"/>
          <w:b w:val="1"/>
          <w:sz w:val="24"/>
          <w:szCs w:val="24"/>
          <w:rtl w:val="0"/>
        </w:rPr>
        <w:t xml:space="preserve">1</w:t>
      </w:r>
    </w:p>
    <w:p w:rsidR="00000000" w:rsidDel="00000000" w:rsidP="00000000" w:rsidRDefault="00000000" w:rsidRPr="00000000" w14:paraId="0000007C">
      <w:pPr>
        <w:spacing w:after="0"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7D">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5. Determine the number of 1-st level pages needed to point to the 1 entry in the 2-nd level page</w:t>
      </w:r>
    </w:p>
    <w:p w:rsidR="00000000" w:rsidDel="00000000" w:rsidP="00000000" w:rsidRDefault="00000000" w:rsidRPr="00000000" w14:paraId="0000007E">
      <w:pPr>
        <w:rPr>
          <w:rFonts w:ascii="Courier New" w:cs="Courier New" w:eastAsia="Courier New" w:hAnsi="Courier New"/>
          <w:b w:val="1"/>
          <w:sz w:val="24"/>
          <w:szCs w:val="24"/>
        </w:rPr>
      </w:pPr>
      <w:r w:rsidDel="00000000" w:rsidR="00000000" w:rsidRPr="00000000">
        <w:rPr>
          <w:rFonts w:ascii="Courier New" w:cs="Courier New" w:eastAsia="Courier New" w:hAnsi="Courier New"/>
          <w:sz w:val="24"/>
          <w:szCs w:val="24"/>
          <w:rtl w:val="0"/>
        </w:rPr>
        <w:t xml:space="preserve">No. of 1-st level pages = </w:t>
      </w:r>
      <w:r w:rsidDel="00000000" w:rsidR="00000000" w:rsidRPr="00000000">
        <w:rPr>
          <w:rFonts w:ascii="Courier New" w:cs="Courier New" w:eastAsia="Courier New" w:hAnsi="Courier New"/>
          <w:b w:val="1"/>
          <w:sz w:val="24"/>
          <w:szCs w:val="24"/>
          <w:rtl w:val="0"/>
        </w:rPr>
        <w:t xml:space="preserve">1</w:t>
      </w:r>
    </w:p>
    <w:p w:rsidR="00000000" w:rsidDel="00000000" w:rsidP="00000000" w:rsidRDefault="00000000" w:rsidRPr="00000000" w14:paraId="0000007F">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Therefore:</w:t>
      </w:r>
    </w:p>
    <w:p w:rsidR="00000000" w:rsidDel="00000000" w:rsidP="00000000" w:rsidRDefault="00000000" w:rsidRPr="00000000" w14:paraId="000000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 number of pages = 600 + 2 + 1 + 1 = 604</w:t>
      </w:r>
    </w:p>
    <w:p w:rsidR="00000000" w:rsidDel="00000000" w:rsidP="00000000" w:rsidRDefault="00000000" w:rsidRPr="00000000" w14:paraId="000000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Total memory needed   = 604 * 4 KiB = 2416 KiB</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3">
      <w:pPr>
        <w:spacing w:after="0"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84">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entries_per_page = 4KiB/8B = 4096B/8B = 512 entries_per_page</w:t>
      </w:r>
    </w:p>
    <w:p w:rsidR="00000000" w:rsidDel="00000000" w:rsidP="00000000" w:rsidRDefault="00000000" w:rsidRPr="00000000" w14:paraId="00000085">
      <w:pPr>
        <w:spacing w:after="0" w:line="240" w:lineRule="auto"/>
        <w:rPr>
          <w:rFonts w:ascii="Arial" w:cs="Arial" w:eastAsia="Arial" w:hAnsi="Arial"/>
          <w:sz w:val="24"/>
          <w:szCs w:val="24"/>
        </w:rPr>
      </w:pPr>
      <w:r w:rsidDel="00000000" w:rsidR="00000000" w:rsidRPr="00000000">
        <w:rPr>
          <w:rFonts w:ascii="Arial" w:cs="Arial" w:eastAsia="Arial" w:hAnsi="Arial"/>
          <w:color w:val="0000ff"/>
          <w:sz w:val="24"/>
          <w:szCs w:val="24"/>
          <w:rtl w:val="0"/>
        </w:rPr>
        <w:t xml:space="preserve">3rd_level_page_size = </w:t>
      </w:r>
      <w:r w:rsidDel="00000000" w:rsidR="00000000" w:rsidRPr="00000000">
        <w:rPr>
          <w:color w:val="0000ff"/>
          <w:sz w:val="24"/>
          <w:szCs w:val="24"/>
          <w:rtl w:val="0"/>
        </w:rPr>
        <w:t xml:space="preserve"> </w:t>
      </w:r>
      <w:r w:rsidDel="00000000" w:rsidR="00000000" w:rsidRPr="00000000">
        <w:rPr>
          <w:rFonts w:ascii="Arial" w:cs="Arial" w:eastAsia="Arial" w:hAnsi="Arial"/>
          <w:color w:val="0000ff"/>
          <w:sz w:val="24"/>
          <w:szCs w:val="24"/>
          <w:rtl w:val="0"/>
        </w:rPr>
        <w:t xml:space="preserve"> = 1024MiB = 1GiB</w:t>
      </w:r>
      <w:r w:rsidDel="00000000" w:rsidR="00000000" w:rsidRPr="00000000">
        <w:rPr>
          <w:rtl w:val="0"/>
        </w:rPr>
      </w:r>
    </w:p>
    <w:p w:rsidR="00000000" w:rsidDel="00000000" w:rsidP="00000000" w:rsidRDefault="00000000" w:rsidRPr="00000000" w14:paraId="00000086">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2nd_level_page_size = 512 * 1GiB = 512Gi</w:t>
      </w:r>
      <w:r w:rsidDel="00000000" w:rsidR="00000000" w:rsidRPr="00000000">
        <w:rPr>
          <w:color w:val="0000ff"/>
          <w:sz w:val="24"/>
          <w:szCs w:val="24"/>
          <w:rtl w:val="0"/>
        </w:rPr>
        <w:t xml:space="preserve">B</w:t>
      </w:r>
      <w:r w:rsidDel="00000000" w:rsidR="00000000" w:rsidRPr="00000000">
        <w:rPr>
          <w:rtl w:val="0"/>
        </w:rPr>
      </w:r>
    </w:p>
    <w:p w:rsidR="00000000" w:rsidDel="00000000" w:rsidP="00000000" w:rsidRDefault="00000000" w:rsidRPr="00000000" w14:paraId="00000087">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num_4th_level_pages = 1200MiB / </w:t>
      </w:r>
      <w:sdt>
        <w:sdtPr>
          <w:tag w:val="goog_rdk_17"/>
        </w:sdtPr>
        <w:sdtContent>
          <w:commentRangeStart w:id="0"/>
        </w:sdtContent>
      </w:sdt>
      <w:sdt>
        <w:sdtPr>
          <w:tag w:val="goog_rdk_18"/>
        </w:sdtPr>
        <w:sdtContent>
          <w:commentRangeStart w:id="1"/>
        </w:sdtContent>
      </w:sdt>
      <w:r w:rsidDel="00000000" w:rsidR="00000000" w:rsidRPr="00000000">
        <w:rPr>
          <w:rFonts w:ascii="Arial" w:cs="Arial" w:eastAsia="Arial" w:hAnsi="Arial"/>
          <w:color w:val="0000ff"/>
          <w:sz w:val="24"/>
          <w:szCs w:val="24"/>
          <w:rtl w:val="0"/>
        </w:rPr>
        <w:t xml:space="preserve">2MiB</w:t>
      </w:r>
      <w:commentRangeEnd w:id="0"/>
      <w:r w:rsidDel="00000000" w:rsidR="00000000" w:rsidRPr="00000000">
        <w:commentReference w:id="0"/>
      </w:r>
      <w:commentRangeEnd w:id="1"/>
      <w:r w:rsidDel="00000000" w:rsidR="00000000" w:rsidRPr="00000000">
        <w:commentReference w:id="1"/>
      </w:r>
      <w:r w:rsidDel="00000000" w:rsidR="00000000" w:rsidRPr="00000000">
        <w:rPr>
          <w:rFonts w:ascii="Arial" w:cs="Arial" w:eastAsia="Arial" w:hAnsi="Arial"/>
          <w:color w:val="0000ff"/>
          <w:sz w:val="24"/>
          <w:szCs w:val="24"/>
          <w:rtl w:val="0"/>
        </w:rPr>
        <w:t xml:space="preserve"> = 600 pages</w:t>
      </w:r>
    </w:p>
    <w:p w:rsidR="00000000" w:rsidDel="00000000" w:rsidP="00000000" w:rsidRDefault="00000000" w:rsidRPr="00000000" w14:paraId="00000088">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Because we can only have a max of 512 entries per any page, we would need at least 2 3rd level pages to store references to 600 4th level pages</w:t>
      </w:r>
    </w:p>
    <w:p w:rsidR="00000000" w:rsidDel="00000000" w:rsidP="00000000" w:rsidRDefault="00000000" w:rsidRPr="00000000" w14:paraId="00000089">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total_mem = (1 + 1 + 2 +</w:t>
      </w:r>
      <w:r w:rsidDel="00000000" w:rsidR="00000000" w:rsidRPr="00000000">
        <w:rPr>
          <w:rFonts w:ascii="Arial" w:cs="Arial" w:eastAsia="Arial" w:hAnsi="Arial"/>
          <w:color w:val="0000ff"/>
          <w:sz w:val="24"/>
          <w:szCs w:val="24"/>
          <w:rtl w:val="0"/>
        </w:rPr>
        <w:t xml:space="preserve"> 600</w:t>
      </w:r>
      <w:r w:rsidDel="00000000" w:rsidR="00000000" w:rsidRPr="00000000">
        <w:rPr>
          <w:rFonts w:ascii="Arial" w:cs="Arial" w:eastAsia="Arial" w:hAnsi="Arial"/>
          <w:color w:val="0000ff"/>
          <w:sz w:val="24"/>
          <w:szCs w:val="24"/>
          <w:rtl w:val="0"/>
        </w:rPr>
        <w:t xml:space="preserve">) * 4KiB = 2416KiB </w:t>
      </w:r>
    </w:p>
    <w:p w:rsidR="00000000" w:rsidDel="00000000" w:rsidP="00000000" w:rsidRDefault="00000000" w:rsidRPr="00000000" w14:paraId="0000008A">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total_mem = (num_top_level + num_2nd_level + num_3rd_level + num_4th_level) * page_size   </w:t>
      </w:r>
    </w:p>
    <w:p w:rsidR="00000000" w:rsidDel="00000000" w:rsidP="00000000" w:rsidRDefault="00000000" w:rsidRPr="00000000" w14:paraId="0000008B">
      <w:pPr>
        <w:spacing w:after="0" w:line="240" w:lineRule="auto"/>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8C">
      <w:pPr>
        <w:spacing w:after="0" w:line="240" w:lineRule="auto"/>
        <w:rPr>
          <w:color w:val="0000ff"/>
          <w:sz w:val="24"/>
          <w:szCs w:val="24"/>
        </w:rPr>
      </w:pPr>
      <w:r w:rsidDel="00000000" w:rsidR="00000000" w:rsidRPr="00000000">
        <w:rPr>
          <w:color w:val="0000ff"/>
          <w:sz w:val="24"/>
          <w:szCs w:val="24"/>
          <w:rtl w:val="0"/>
        </w:rPr>
        <w:t xml:space="preserve">P1: do you guys get this?</w:t>
      </w:r>
    </w:p>
    <w:p w:rsidR="00000000" w:rsidDel="00000000" w:rsidP="00000000" w:rsidRDefault="00000000" w:rsidRPr="00000000" w14:paraId="0000008D">
      <w:pPr>
        <w:spacing w:after="0" w:line="240" w:lineRule="auto"/>
        <w:rPr>
          <w:color w:val="0000ff"/>
          <w:sz w:val="24"/>
          <w:szCs w:val="24"/>
        </w:rPr>
      </w:pPr>
      <w:r w:rsidDel="00000000" w:rsidR="00000000" w:rsidRPr="00000000">
        <w:rPr>
          <w:color w:val="0000ff"/>
          <w:sz w:val="24"/>
          <w:szCs w:val="24"/>
          <w:rtl w:val="0"/>
        </w:rPr>
        <w:t xml:space="preserve">P2: no… i need explanation too</w:t>
      </w:r>
    </w:p>
    <w:p w:rsidR="00000000" w:rsidDel="00000000" w:rsidP="00000000" w:rsidRDefault="00000000" w:rsidRPr="00000000" w14:paraId="0000008E">
      <w:pPr>
        <w:spacing w:after="0" w:line="240" w:lineRule="auto"/>
        <w:rPr>
          <w:color w:val="0000ff"/>
          <w:sz w:val="24"/>
          <w:szCs w:val="24"/>
        </w:rPr>
      </w:pPr>
      <w:r w:rsidDel="00000000" w:rsidR="00000000" w:rsidRPr="00000000">
        <w:rPr>
          <w:color w:val="0000ff"/>
          <w:sz w:val="24"/>
          <w:szCs w:val="24"/>
          <w:rtl w:val="0"/>
        </w:rPr>
        <w:t xml:space="preserve">P1: bahaha glad its not just me [+1]</w:t>
      </w:r>
    </w:p>
    <w:p w:rsidR="00000000" w:rsidDel="00000000" w:rsidP="00000000" w:rsidRDefault="00000000" w:rsidRPr="00000000" w14:paraId="0000008F">
      <w:pPr>
        <w:spacing w:after="0" w:line="240" w:lineRule="auto"/>
        <w:rPr>
          <w:color w:val="0000ff"/>
          <w:sz w:val="24"/>
          <w:szCs w:val="24"/>
        </w:rPr>
      </w:pPr>
      <w:r w:rsidDel="00000000" w:rsidR="00000000" w:rsidRPr="00000000">
        <w:rPr>
          <w:color w:val="0000ff"/>
          <w:sz w:val="24"/>
          <w:szCs w:val="24"/>
          <w:rtl w:val="0"/>
        </w:rPr>
        <w:t xml:space="preserve">P2: also… i seem to find the fact /8B in the first line weird, is it a conversion to bytes?</w:t>
      </w:r>
    </w:p>
    <w:p w:rsidR="00000000" w:rsidDel="00000000" w:rsidP="00000000" w:rsidRDefault="00000000" w:rsidRPr="00000000" w14:paraId="00000090">
      <w:pPr>
        <w:spacing w:after="0" w:line="240" w:lineRule="auto"/>
        <w:rPr>
          <w:color w:val="0000ff"/>
          <w:sz w:val="24"/>
          <w:szCs w:val="24"/>
        </w:rPr>
      </w:pPr>
      <w:r w:rsidDel="00000000" w:rsidR="00000000" w:rsidRPr="00000000">
        <w:rPr>
          <w:color w:val="0000ff"/>
          <w:sz w:val="24"/>
          <w:szCs w:val="24"/>
          <w:rtl w:val="0"/>
        </w:rPr>
        <w:t xml:space="preserve">P1: pretty sure its because the questions says page table entries are 8 bytes each, so to find the num of page entries you need to divide the total size of the page by the size of a page table entry. [+2]</w:t>
      </w:r>
    </w:p>
    <w:p w:rsidR="00000000" w:rsidDel="00000000" w:rsidP="00000000" w:rsidRDefault="00000000" w:rsidRPr="00000000" w14:paraId="00000091">
      <w:pPr>
        <w:spacing w:after="0" w:line="240" w:lineRule="auto"/>
        <w:rPr>
          <w:color w:val="0000ff"/>
          <w:sz w:val="24"/>
          <w:szCs w:val="24"/>
        </w:rPr>
      </w:pPr>
      <w:r w:rsidDel="00000000" w:rsidR="00000000" w:rsidRPr="00000000">
        <w:rPr>
          <w:color w:val="0000ff"/>
          <w:sz w:val="24"/>
          <w:szCs w:val="24"/>
          <w:rtl w:val="0"/>
        </w:rPr>
        <w:t xml:space="preserve">ps. if you guys are confused, have a look at the above solution i just made. hope it clears any confusion.</w:t>
      </w:r>
    </w:p>
    <w:sdt>
      <w:sdtPr>
        <w:tag w:val="goog_rdk_21"/>
      </w:sdtPr>
      <w:sdtContent>
        <w:p w:rsidR="00000000" w:rsidDel="00000000" w:rsidP="00000000" w:rsidRDefault="00000000" w:rsidRPr="00000000" w14:paraId="00000092">
          <w:pPr>
            <w:spacing w:after="0" w:line="240" w:lineRule="auto"/>
            <w:rPr>
              <w:color w:val="0000ff"/>
              <w:sz w:val="24"/>
              <w:szCs w:val="24"/>
              <w:rPrChange w:author="JUNJIA YANG" w:id="16" w:date="2022-11-03T02:36:47Z">
                <w:rPr>
                  <w:color w:val="6d9eeb"/>
                  <w:sz w:val="24"/>
                  <w:szCs w:val="24"/>
                </w:rPr>
              </w:rPrChange>
            </w:rPr>
          </w:pPr>
          <w:r w:rsidDel="00000000" w:rsidR="00000000" w:rsidRPr="00000000">
            <w:rPr>
              <w:color w:val="0000ff"/>
              <w:sz w:val="24"/>
              <w:szCs w:val="24"/>
              <w:rtl w:val="0"/>
            </w:rPr>
            <w:t xml:space="preserve">—------------------------------------------------------------------------------------</w:t>
          </w:r>
          <w:sdt>
            <w:sdtPr>
              <w:tag w:val="goog_rdk_19"/>
            </w:sdtPr>
            <w:sdtContent>
              <w:del w:author="JUNJIA YANG" w:id="15" w:date="2022-11-03T02:36:54Z">
                <w:r w:rsidDel="00000000" w:rsidR="00000000" w:rsidRPr="00000000">
                  <w:rPr>
                    <w:color w:val="0000ff"/>
                    <w:sz w:val="24"/>
                    <w:szCs w:val="24"/>
                    <w:rtl w:val="0"/>
                  </w:rPr>
                  <w:delText xml:space="preserve">-</w:delText>
                </w:r>
              </w:del>
            </w:sdtContent>
          </w:sdt>
          <w:sdt>
            <w:sdtPr>
              <w:tag w:val="goog_rdk_20"/>
            </w:sdtPr>
            <w:sdtContent>
              <w:r w:rsidDel="00000000" w:rsidR="00000000" w:rsidRPr="00000000">
                <w:rPr>
                  <w:rtl w:val="0"/>
                </w:rPr>
              </w:r>
            </w:sdtContent>
          </w:sdt>
        </w:p>
      </w:sdtContent>
    </w:sdt>
    <w:p w:rsidR="00000000" w:rsidDel="00000000" w:rsidP="00000000" w:rsidRDefault="00000000" w:rsidRPr="00000000" w14:paraId="00000093">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0" distT="0" distL="0" distR="0">
            <wp:extent cx="5731510" cy="395605"/>
            <wp:effectExtent b="0" l="0" r="0" t="0"/>
            <wp:docPr id="9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510" cy="3956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5">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(1200 + 3 + 1 + 1) x 4KiB = 4820 KiB</w:t>
      </w:r>
    </w:p>
    <w:p w:rsidR="00000000" w:rsidDel="00000000" w:rsidP="00000000" w:rsidRDefault="00000000" w:rsidRPr="00000000" w14:paraId="00000096">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num_4th_level_pages = 2400MiB/2MiB = 1200 pages</w:t>
      </w:r>
    </w:p>
    <w:p w:rsidR="00000000" w:rsidDel="00000000" w:rsidP="00000000" w:rsidRDefault="00000000" w:rsidRPr="00000000" w14:paraId="00000097">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we now need at least 3 3rd level pages -&gt;                                                                                                                               </w:t>
      </w:r>
    </w:p>
    <w:p w:rsidR="00000000" w:rsidDel="00000000" w:rsidP="00000000" w:rsidRDefault="00000000" w:rsidRPr="00000000" w14:paraId="00000098">
      <w:pPr>
        <w:spacing w:after="0" w:line="240" w:lineRule="auto"/>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total_mem = (1 + 1 + 3 + 1200) * 4KiB = 4820KiB</w:t>
      </w:r>
    </w:p>
    <w:p w:rsidR="00000000" w:rsidDel="00000000" w:rsidP="00000000" w:rsidRDefault="00000000" w:rsidRPr="00000000" w14:paraId="00000099">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A">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0" distT="0" distL="0" distR="0">
            <wp:extent cx="5731510" cy="572135"/>
            <wp:effectExtent b="0" l="0" r="0" t="0"/>
            <wp:docPr id="92" name="image29.png"/>
            <a:graphic>
              <a:graphicData uri="http://schemas.openxmlformats.org/drawingml/2006/picture">
                <pic:pic>
                  <pic:nvPicPr>
                    <pic:cNvPr id="0" name="image29.png"/>
                    <pic:cNvPicPr preferRelativeResize="0"/>
                  </pic:nvPicPr>
                  <pic:blipFill>
                    <a:blip r:embed="rId38"/>
                    <a:srcRect b="0" l="0" r="0" t="0"/>
                    <a:stretch>
                      <a:fillRect/>
                    </a:stretch>
                  </pic:blipFill>
                  <pic:spPr>
                    <a:xfrm>
                      <a:off x="0" y="0"/>
                      <a:ext cx="5731510" cy="5721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C">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 (1200 + 4 + 1 + 1) x 4KiB = 4824 KiB (the third level may be 2, am unsure)</w:t>
      </w:r>
    </w:p>
    <w:p w:rsidR="00000000" w:rsidDel="00000000" w:rsidP="00000000" w:rsidRDefault="00000000" w:rsidRPr="00000000" w14:paraId="0000009D">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ab/>
        <w:tab/>
        <w:t xml:space="preserve">I think (1st: 1, 2nd: 2, 3rd: 4, 4th: 1200) - making 4828KiB [+</w:t>
      </w:r>
      <w:sdt>
        <w:sdtPr>
          <w:tag w:val="goog_rdk_22"/>
        </w:sdtPr>
        <w:sdtContent>
          <w:ins w:author="William Barnett" w:id="17" w:date="2022-11-12T23:59:36Z">
            <w:r w:rsidDel="00000000" w:rsidR="00000000" w:rsidRPr="00000000">
              <w:rPr>
                <w:rFonts w:ascii="Arial" w:cs="Arial" w:eastAsia="Arial" w:hAnsi="Arial"/>
                <w:color w:val="ff0000"/>
                <w:sz w:val="24"/>
                <w:szCs w:val="24"/>
                <w:rtl w:val="0"/>
              </w:rPr>
              <w:t xml:space="preserve">2</w:t>
            </w:r>
          </w:ins>
        </w:sdtContent>
      </w:sdt>
      <w:sdt>
        <w:sdtPr>
          <w:tag w:val="goog_rdk_23"/>
        </w:sdtPr>
        <w:sdtContent>
          <w:del w:author="William Barnett" w:id="17" w:date="2022-11-12T23:59:36Z">
            <w:r w:rsidDel="00000000" w:rsidR="00000000" w:rsidRPr="00000000">
              <w:rPr>
                <w:rFonts w:ascii="Arial" w:cs="Arial" w:eastAsia="Arial" w:hAnsi="Arial"/>
                <w:color w:val="ff0000"/>
                <w:sz w:val="24"/>
                <w:szCs w:val="24"/>
                <w:rtl w:val="0"/>
              </w:rPr>
              <w:delText xml:space="preserve">1</w:delText>
            </w:r>
          </w:del>
        </w:sdtContent>
      </w:sdt>
      <w:r w:rsidDel="00000000" w:rsidR="00000000" w:rsidRPr="00000000">
        <w:rPr>
          <w:rFonts w:ascii="Arial" w:cs="Arial" w:eastAsia="Arial" w:hAnsi="Arial"/>
          <w:color w:val="ff0000"/>
          <w:sz w:val="24"/>
          <w:szCs w:val="24"/>
          <w:rtl w:val="0"/>
        </w:rPr>
        <w:t xml:space="preserve">]. </w:t>
      </w:r>
    </w:p>
    <w:p w:rsidR="00000000" w:rsidDel="00000000" w:rsidP="00000000" w:rsidRDefault="00000000" w:rsidRPr="00000000" w14:paraId="0000009E">
      <w:pPr>
        <w:spacing w:after="0" w:line="240" w:lineRule="auto"/>
        <w:rPr>
          <w:color w:val="267f99"/>
          <w:sz w:val="24"/>
          <w:szCs w:val="24"/>
        </w:rPr>
      </w:pPr>
      <w:r w:rsidDel="00000000" w:rsidR="00000000" w:rsidRPr="00000000">
        <w:rPr>
          <w:color w:val="267f99"/>
          <w:sz w:val="24"/>
          <w:szCs w:val="24"/>
          <w:rtl w:val="0"/>
        </w:rPr>
        <w:t xml:space="preserve">The answer is 1 for the first level table because of what Peter said regarding the first table always often being 1.</w:t>
      </w:r>
    </w:p>
    <w:p w:rsidR="00000000" w:rsidDel="00000000" w:rsidP="00000000" w:rsidRDefault="00000000" w:rsidRPr="00000000" w14:paraId="0000009F">
      <w:pPr>
        <w:spacing w:after="0" w:line="240" w:lineRule="auto"/>
        <w:rPr>
          <w:rFonts w:ascii="Arial" w:cs="Arial" w:eastAsia="Arial" w:hAnsi="Arial"/>
          <w:color w:val="6a9955"/>
          <w:sz w:val="24"/>
          <w:szCs w:val="24"/>
        </w:rPr>
      </w:pPr>
      <w:r w:rsidDel="00000000" w:rsidR="00000000" w:rsidRPr="00000000">
        <w:rPr>
          <w:rFonts w:ascii="Arial" w:cs="Arial" w:eastAsia="Arial" w:hAnsi="Arial"/>
          <w:color w:val="267f99"/>
          <w:sz w:val="24"/>
          <w:szCs w:val="24"/>
          <w:rtl w:val="0"/>
        </w:rPr>
        <w:t xml:space="preserve">Yes you’re right. In the second exam prep session Peter does an almost identical question at 1:29 and he said 4 pages at second last level, so it would be 4828KiB </w:t>
      </w:r>
      <w:r w:rsidDel="00000000" w:rsidR="00000000" w:rsidRPr="00000000">
        <w:rPr>
          <w:rFonts w:ascii="Arial" w:cs="Arial" w:eastAsia="Arial" w:hAnsi="Arial"/>
          <w:color w:val="6a9955"/>
          <w:sz w:val="24"/>
          <w:szCs w:val="24"/>
          <w:rtl w:val="0"/>
        </w:rPr>
        <w:t xml:space="preserve">+</w:t>
      </w:r>
      <w:r w:rsidDel="00000000" w:rsidR="00000000" w:rsidRPr="00000000">
        <w:rPr>
          <w:color w:val="6a9955"/>
          <w:sz w:val="24"/>
          <w:szCs w:val="24"/>
          <w:rtl w:val="0"/>
        </w:rPr>
        <w:t xml:space="preserve">1 I also got the 2nd answer</w:t>
      </w:r>
      <w:sdt>
        <w:sdtPr>
          <w:tag w:val="goog_rdk_24"/>
        </w:sdtPr>
        <w:sdtContent>
          <w:ins w:author="Maddy M" w:id="18" w:date="2022-07-15T09:40:17Z">
            <w:r w:rsidDel="00000000" w:rsidR="00000000" w:rsidRPr="00000000">
              <w:rPr>
                <w:color w:val="6a9955"/>
                <w:sz w:val="24"/>
                <w:szCs w:val="24"/>
                <w:rtl w:val="0"/>
              </w:rPr>
              <w:t xml:space="preserve">A</w:t>
            </w:r>
          </w:ins>
        </w:sdtContent>
      </w:sdt>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A1">
      <w:pPr>
        <w:spacing w:after="0" w:line="240" w:lineRule="auto"/>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Pr>
        <w:drawing>
          <wp:inline distB="0" distT="0" distL="0" distR="0">
            <wp:extent cx="5731510" cy="376555"/>
            <wp:effectExtent b="0" l="0" r="0" t="0"/>
            <wp:docPr id="9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510" cy="3765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I have: Larger 1st level PT (12b offset, then 512 = 2^9 PTE/Page, so 9 bit for PT level 2, leaving 48 - (12+9) = 27 bits for level 1.  `</w:t>
      </w:r>
    </w:p>
    <w:sdt>
      <w:sdtPr>
        <w:tag w:val="goog_rdk_31"/>
      </w:sdtPr>
      <w:sdtContent>
        <w:p w:rsidR="00000000" w:rsidDel="00000000" w:rsidP="00000000" w:rsidRDefault="00000000" w:rsidRPr="00000000" w14:paraId="000000A4">
          <w:pPr>
            <w:spacing w:after="0" w:line="240" w:lineRule="auto"/>
            <w:rPr>
              <w:ins w:author="Harry Rackemann" w:id="21" w:date="2022-11-13T10:51:17Z"/>
              <w:rFonts w:ascii="Arial" w:cs="Arial" w:eastAsia="Arial" w:hAnsi="Arial"/>
              <w:color w:val="ff0000"/>
              <w:sz w:val="24"/>
              <w:szCs w:val="24"/>
            </w:rPr>
          </w:pPr>
          <w:r w:rsidDel="00000000" w:rsidR="00000000" w:rsidRPr="00000000">
            <w:rPr>
              <w:rFonts w:ascii="Arial" w:cs="Arial" w:eastAsia="Arial" w:hAnsi="Arial"/>
              <w:color w:val="ff0000"/>
              <w:sz w:val="24"/>
              <w:szCs w:val="24"/>
              <w:rtl w:val="0"/>
            </w:rPr>
            <w:t xml:space="preserve">Thus, 2^27 entries * 8byte entries for level 1. We  still need 600 level 2 entries, so (600 * 4KiB + 2^27 * 8B) = 1050976KiB [+</w:t>
          </w:r>
          <w:sdt>
            <w:sdtPr>
              <w:tag w:val="goog_rdk_25"/>
            </w:sdtPr>
            <w:sdtContent>
              <w:ins w:author="Harry Rackemann" w:id="19" w:date="2022-11-13T10:52:22Z">
                <w:r w:rsidDel="00000000" w:rsidR="00000000" w:rsidRPr="00000000">
                  <w:rPr>
                    <w:rFonts w:ascii="Arial" w:cs="Arial" w:eastAsia="Arial" w:hAnsi="Arial"/>
                    <w:color w:val="ff0000"/>
                    <w:sz w:val="24"/>
                    <w:szCs w:val="24"/>
                    <w:rtl w:val="0"/>
                  </w:rPr>
                  <w:t xml:space="preserve">3</w:t>
                </w:r>
              </w:ins>
            </w:sdtContent>
          </w:sdt>
          <w:sdt>
            <w:sdtPr>
              <w:tag w:val="goog_rdk_26"/>
            </w:sdtPr>
            <w:sdtContent>
              <w:ins w:author="Ma GX" w:id="20" w:date="2022-11-13T10:15:10Z">
                <w:sdt>
                  <w:sdtPr>
                    <w:tag w:val="goog_rdk_27"/>
                  </w:sdtPr>
                  <w:sdtContent>
                    <w:del w:author="Harry Rackemann" w:id="19" w:date="2022-11-13T10:52:22Z">
                      <w:r w:rsidDel="00000000" w:rsidR="00000000" w:rsidRPr="00000000">
                        <w:rPr>
                          <w:rFonts w:ascii="Arial" w:cs="Arial" w:eastAsia="Arial" w:hAnsi="Arial"/>
                          <w:color w:val="ff0000"/>
                          <w:sz w:val="24"/>
                          <w:szCs w:val="24"/>
                          <w:rtl w:val="0"/>
                        </w:rPr>
                        <w:delText xml:space="preserve">2</w:delText>
                      </w:r>
                    </w:del>
                  </w:sdtContent>
                </w:sdt>
              </w:ins>
            </w:sdtContent>
          </w:sdt>
          <w:sdt>
            <w:sdtPr>
              <w:tag w:val="goog_rdk_28"/>
            </w:sdtPr>
            <w:sdtContent>
              <w:del w:author="Harry Rackemann" w:id="19" w:date="2022-11-13T10:52:22Z">
                <w:r w:rsidDel="00000000" w:rsidR="00000000" w:rsidRPr="00000000">
                  <w:rPr>
                    <w:rFonts w:ascii="Arial" w:cs="Arial" w:eastAsia="Arial" w:hAnsi="Arial"/>
                    <w:color w:val="ff0000"/>
                    <w:sz w:val="24"/>
                    <w:szCs w:val="24"/>
                    <w:rtl w:val="0"/>
                  </w:rPr>
                  <w:delText xml:space="preserve">1</w:delText>
                </w:r>
              </w:del>
            </w:sdtContent>
          </w:sdt>
          <w:r w:rsidDel="00000000" w:rsidR="00000000" w:rsidRPr="00000000">
            <w:rPr>
              <w:rFonts w:ascii="Arial" w:cs="Arial" w:eastAsia="Arial" w:hAnsi="Arial"/>
              <w:color w:val="ff0000"/>
              <w:sz w:val="24"/>
              <w:szCs w:val="24"/>
              <w:rtl w:val="0"/>
            </w:rPr>
            <w:t xml:space="preserve">]</w:t>
          </w:r>
          <w:sdt>
            <w:sdtPr>
              <w:tag w:val="goog_rdk_29"/>
            </w:sdtPr>
            <w:sdtContent>
              <w:ins w:author="Harry Rackemann" w:id="21" w:date="2022-11-13T10:51:17Z"/>
              <w:sdt>
                <w:sdtPr>
                  <w:tag w:val="goog_rdk_30"/>
                </w:sdtPr>
                <w:sdtContent>
                  <w:commentRangeStart w:id="2"/>
                </w:sdtContent>
              </w:sdt>
              <w:ins w:author="Harry Rackemann" w:id="21" w:date="2022-11-13T10:51:17Z">
                <w:r w:rsidDel="00000000" w:rsidR="00000000" w:rsidRPr="00000000">
                  <w:rPr>
                    <w:rtl w:val="0"/>
                  </w:rPr>
                </w:r>
              </w:ins>
            </w:sdtContent>
          </w:sdt>
        </w:p>
      </w:sdtContent>
    </w:sdt>
    <w:p w:rsidR="00000000" w:rsidDel="00000000" w:rsidP="00000000" w:rsidRDefault="00000000" w:rsidRPr="00000000" w14:paraId="000000A5">
      <w:pPr>
        <w:spacing w:after="0" w:line="240" w:lineRule="auto"/>
        <w:rPr>
          <w:sz w:val="24"/>
          <w:szCs w:val="24"/>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6">
      <w:pPr>
        <w:spacing w:after="0" w:line="240" w:lineRule="auto"/>
        <w:rPr>
          <w:rFonts w:ascii="Arial" w:cs="Arial" w:eastAsia="Arial" w:hAnsi="Arial"/>
          <w:color w:val="ff0000"/>
          <w:sz w:val="24"/>
          <w:szCs w:val="24"/>
        </w:rPr>
      </w:pPr>
      <w:r w:rsidDel="00000000" w:rsidR="00000000" w:rsidRPr="00000000">
        <w:rPr>
          <w:rtl w:val="0"/>
        </w:rPr>
      </w:r>
    </w:p>
    <w:p w:rsidR="00000000" w:rsidDel="00000000" w:rsidP="00000000" w:rsidRDefault="00000000" w:rsidRPr="00000000" w14:paraId="000000A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639445"/>
            <wp:effectExtent b="0" l="0" r="0" t="0"/>
            <wp:docPr id="95"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510" cy="63944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0" w:line="240" w:lineRule="auto"/>
        <w:rPr>
          <w:rFonts w:ascii="Arial" w:cs="Arial" w:eastAsia="Arial" w:hAnsi="Arial"/>
          <w:color w:val="6a9955"/>
          <w:sz w:val="24"/>
          <w:szCs w:val="24"/>
        </w:rPr>
      </w:pPr>
      <w:r w:rsidDel="00000000" w:rsidR="00000000" w:rsidRPr="00000000">
        <w:rPr>
          <w:rFonts w:ascii="Arial" w:cs="Arial" w:eastAsia="Arial" w:hAnsi="Arial"/>
          <w:color w:val="6a9955"/>
          <w:sz w:val="24"/>
          <w:szCs w:val="24"/>
          <w:rtl w:val="0"/>
        </w:rPr>
        <w:t xml:space="preserve">((2^(48-12) * 8B) / 2^20 = 524288 MiB [+</w:t>
      </w:r>
      <w:r w:rsidDel="00000000" w:rsidR="00000000" w:rsidRPr="00000000">
        <w:rPr>
          <w:color w:val="6a9955"/>
          <w:sz w:val="24"/>
          <w:szCs w:val="24"/>
          <w:rtl w:val="0"/>
        </w:rPr>
        <w:t xml:space="preserve">7</w:t>
      </w:r>
      <w:r w:rsidDel="00000000" w:rsidR="00000000" w:rsidRPr="00000000">
        <w:rPr>
          <w:rFonts w:ascii="Arial" w:cs="Arial" w:eastAsia="Arial" w:hAnsi="Arial"/>
          <w:color w:val="6a9955"/>
          <w:sz w:val="24"/>
          <w:szCs w:val="24"/>
          <w:rtl w:val="0"/>
        </w:rPr>
        <w:t xml:space="preserve">]</w:t>
      </w:r>
    </w:p>
    <w:p w:rsidR="00000000" w:rsidDel="00000000" w:rsidP="00000000" w:rsidRDefault="00000000" w:rsidRPr="00000000" w14:paraId="000000AA">
      <w:pPr>
        <w:spacing w:after="0" w:line="240" w:lineRule="auto"/>
        <w:ind w:firstLine="720"/>
        <w:rPr>
          <w:rFonts w:ascii="Times New Roman" w:cs="Times New Roman" w:eastAsia="Times New Roman" w:hAnsi="Times New Roman"/>
          <w:sz w:val="24"/>
          <w:szCs w:val="24"/>
        </w:rPr>
      </w:pPr>
      <w:r w:rsidDel="00000000" w:rsidR="00000000" w:rsidRPr="00000000">
        <w:rPr>
          <w:rFonts w:ascii="Arial" w:cs="Arial" w:eastAsia="Arial" w:hAnsi="Arial"/>
          <w:color w:val="6a9955"/>
          <w:sz w:val="24"/>
          <w:szCs w:val="24"/>
          <w:rtl w:val="0"/>
        </w:rPr>
        <w:t xml:space="preserve">-- This should account for the offset of the virtual address??damn </w:t>
      </w:r>
      <w:r w:rsidDel="00000000" w:rsidR="00000000" w:rsidRPr="00000000">
        <w:rPr>
          <w:rtl w:val="0"/>
        </w:rPr>
      </w:r>
    </w:p>
    <w:p w:rsidR="00000000" w:rsidDel="00000000" w:rsidP="00000000" w:rsidRDefault="00000000" w:rsidRPr="00000000" w14:paraId="000000AB">
      <w:pPr>
        <w:spacing w:after="0" w:line="240" w:lineRule="auto"/>
        <w:rPr>
          <w:rFonts w:ascii="Arial" w:cs="Arial" w:eastAsia="Arial" w:hAnsi="Arial"/>
          <w:color w:val="0000ff"/>
        </w:rPr>
      </w:pPr>
      <w:r w:rsidDel="00000000" w:rsidR="00000000" w:rsidRPr="00000000">
        <w:rPr>
          <w:rFonts w:ascii="Arial" w:cs="Arial" w:eastAsia="Arial" w:hAnsi="Arial"/>
          <w:color w:val="0000ff"/>
          <w:rtl w:val="0"/>
        </w:rPr>
        <w:t xml:space="preserve">x  </w:t>
      </w:r>
    </w:p>
    <w:p w:rsidR="00000000" w:rsidDel="00000000" w:rsidP="00000000" w:rsidRDefault="00000000" w:rsidRPr="00000000" w14:paraId="000000AC">
      <w:pPr>
        <w:spacing w:after="0" w:line="240" w:lineRule="auto"/>
        <w:rPr>
          <w:rFonts w:ascii="Arial" w:cs="Arial" w:eastAsia="Arial" w:hAnsi="Arial"/>
          <w:color w:val="0000ff"/>
        </w:rPr>
      </w:pPr>
      <w:r w:rsidDel="00000000" w:rsidR="00000000" w:rsidRPr="00000000">
        <w:rPr>
          <w:rFonts w:ascii="Arial" w:cs="Arial" w:eastAsia="Arial" w:hAnsi="Arial"/>
          <w:color w:val="0000ff"/>
          <w:rtl w:val="0"/>
        </w:rPr>
        <w:t xml:space="preserve">Answers to these are in Exam Consult Recording 3 Mon Nov 15 @ 5min</w:t>
      </w:r>
    </w:p>
    <w:p w:rsidR="00000000" w:rsidDel="00000000" w:rsidP="00000000" w:rsidRDefault="00000000" w:rsidRPr="00000000" w14:paraId="000000AD">
      <w:pPr>
        <w:spacing w:after="0" w:line="240" w:lineRule="auto"/>
        <w:rPr>
          <w:rFonts w:ascii="Arial" w:cs="Arial" w:eastAsia="Arial" w:hAnsi="Arial"/>
          <w:color w:val="ff0000"/>
        </w:rPr>
      </w:pPr>
      <w:r w:rsidDel="00000000" w:rsidR="00000000" w:rsidRPr="00000000">
        <w:rPr>
          <w:rFonts w:ascii="Arial" w:cs="Arial" w:eastAsia="Arial" w:hAnsi="Arial"/>
          <w:color w:val="ff0000"/>
        </w:rPr>
        <w:drawing>
          <wp:inline distB="114300" distT="114300" distL="114300" distR="114300">
            <wp:extent cx="3148013" cy="3810752"/>
            <wp:effectExtent b="0" l="0" r="0" t="0"/>
            <wp:docPr id="94"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3148013" cy="3810752"/>
                    </a:xfrm>
                    <a:prstGeom prst="rect"/>
                    <a:ln/>
                  </pic:spPr>
                </pic:pic>
              </a:graphicData>
            </a:graphic>
          </wp:inline>
        </w:drawing>
      </w:r>
      <w:r w:rsidDel="00000000" w:rsidR="00000000" w:rsidRPr="00000000">
        <w:rPr>
          <w:rFonts w:ascii="Arial" w:cs="Arial" w:eastAsia="Arial" w:hAnsi="Arial"/>
          <w:color w:val="ff0000"/>
          <w:rtl w:val="0"/>
        </w:rPr>
        <w:t xml:space="preserve">image courtesy of Peter (the CC)</w:t>
      </w:r>
    </w:p>
    <w:p w:rsidR="00000000" w:rsidDel="00000000" w:rsidP="00000000" w:rsidRDefault="00000000" w:rsidRPr="00000000" w14:paraId="000000AE">
      <w:pPr>
        <w:numPr>
          <w:ilvl w:val="0"/>
          <w:numId w:val="2"/>
        </w:numPr>
        <w:spacing w:after="0" w:line="240" w:lineRule="auto"/>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6</w:t>
      </w:r>
    </w:p>
    <w:p w:rsidR="00000000" w:rsidDel="00000000" w:rsidP="00000000" w:rsidRDefault="00000000" w:rsidRPr="00000000" w14:paraId="000000AF">
      <w:pPr>
        <w:numPr>
          <w:ilvl w:val="0"/>
          <w:numId w:val="2"/>
        </w:numPr>
        <w:spacing w:after="0" w:line="240" w:lineRule="auto"/>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5 </w:t>
      </w:r>
      <w:r w:rsidDel="00000000" w:rsidR="00000000" w:rsidRPr="00000000">
        <w:rPr>
          <w:color w:val="0000ff"/>
          <w:rtl w:val="0"/>
        </w:rPr>
        <w:t xml:space="preserve">“why not 4?" not 4 cause 5 overlap if you draw a vertical line (where all the 8s are)</w:t>
      </w:r>
      <w:r w:rsidDel="00000000" w:rsidR="00000000" w:rsidRPr="00000000">
        <w:rPr>
          <w:rtl w:val="0"/>
        </w:rPr>
      </w:r>
    </w:p>
    <w:p w:rsidR="00000000" w:rsidDel="00000000" w:rsidP="00000000" w:rsidRDefault="00000000" w:rsidRPr="00000000" w14:paraId="000000B0">
      <w:pPr>
        <w:numPr>
          <w:ilvl w:val="0"/>
          <w:numId w:val="2"/>
        </w:numPr>
        <w:spacing w:after="0" w:line="240" w:lineRule="auto"/>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4</w:t>
      </w:r>
    </w:p>
    <w:p w:rsidR="00000000" w:rsidDel="00000000" w:rsidP="00000000" w:rsidRDefault="00000000" w:rsidRPr="00000000" w14:paraId="000000B1">
      <w:pPr>
        <w:numPr>
          <w:ilvl w:val="0"/>
          <w:numId w:val="2"/>
        </w:numPr>
        <w:spacing w:after="0" w:line="240" w:lineRule="auto"/>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16</w:t>
      </w:r>
    </w:p>
    <w:p w:rsidR="00000000" w:rsidDel="00000000" w:rsidP="00000000" w:rsidRDefault="00000000" w:rsidRPr="00000000" w14:paraId="000000B2">
      <w:pPr>
        <w:numPr>
          <w:ilvl w:val="0"/>
          <w:numId w:val="2"/>
        </w:numPr>
        <w:spacing w:after="0" w:line="240" w:lineRule="auto"/>
        <w:ind w:left="720" w:hanging="360"/>
        <w:rPr>
          <w:rFonts w:ascii="Arial" w:cs="Arial" w:eastAsia="Arial" w:hAnsi="Arial"/>
          <w:color w:val="0000ff"/>
          <w:u w:val="none"/>
        </w:rPr>
      </w:pPr>
      <w:r w:rsidDel="00000000" w:rsidR="00000000" w:rsidRPr="00000000">
        <w:rPr>
          <w:rFonts w:ascii="Arial" w:cs="Arial" w:eastAsia="Arial" w:hAnsi="Arial"/>
          <w:color w:val="0000ff"/>
          <w:rtl w:val="0"/>
        </w:rPr>
        <w:t xml:space="preserve">32 </w:t>
      </w:r>
    </w:p>
    <w:p w:rsidR="00000000" w:rsidDel="00000000" w:rsidP="00000000" w:rsidRDefault="00000000" w:rsidRPr="00000000" w14:paraId="000000B3">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4">
      <w:pPr>
        <w:spacing w:after="0" w:line="240" w:lineRule="auto"/>
        <w:rPr>
          <w:rFonts w:ascii="Arial" w:cs="Arial" w:eastAsia="Arial" w:hAnsi="Arial"/>
          <w:color w:val="0000ff"/>
        </w:rPr>
      </w:pPr>
      <w:r w:rsidDel="00000000" w:rsidR="00000000" w:rsidRPr="00000000">
        <w:rPr>
          <w:rFonts w:ascii="Arial" w:cs="Arial" w:eastAsia="Arial" w:hAnsi="Arial"/>
          <w:color w:val="0000ff"/>
        </w:rPr>
        <w:drawing>
          <wp:inline distB="0" distT="0" distL="0" distR="0">
            <wp:extent cx="5729288" cy="7600950"/>
            <wp:effectExtent b="0" l="0" r="0" t="0"/>
            <wp:docPr id="9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29288" cy="76009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7419975</wp:posOffset>
            </wp:positionV>
            <wp:extent cx="5543550" cy="1000125"/>
            <wp:effectExtent b="0" l="0" r="0" t="0"/>
            <wp:wrapNone/>
            <wp:docPr id="76"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543550" cy="1000125"/>
                    </a:xfrm>
                    <a:prstGeom prst="rect"/>
                    <a:ln/>
                  </pic:spPr>
                </pic:pic>
              </a:graphicData>
            </a:graphic>
          </wp:anchor>
        </w:drawing>
      </w:r>
    </w:p>
    <w:p w:rsidR="00000000" w:rsidDel="00000000" w:rsidP="00000000" w:rsidRDefault="00000000" w:rsidRPr="00000000" w14:paraId="000000B5">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6">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7">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8">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9">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A">
      <w:pPr>
        <w:spacing w:after="0" w:line="240" w:lineRule="auto"/>
        <w:rPr>
          <w:rFonts w:ascii="Arial" w:cs="Arial" w:eastAsia="Arial" w:hAnsi="Arial"/>
          <w:color w:val="0000ff"/>
        </w:rPr>
      </w:pPr>
      <w:r w:rsidDel="00000000" w:rsidR="00000000" w:rsidRPr="00000000">
        <w:rPr>
          <w:rtl w:val="0"/>
        </w:rPr>
      </w:r>
    </w:p>
    <w:p w:rsidR="00000000" w:rsidDel="00000000" w:rsidP="00000000" w:rsidRDefault="00000000" w:rsidRPr="00000000" w14:paraId="000000BB">
      <w:pPr>
        <w:spacing w:after="0" w:line="240" w:lineRule="auto"/>
        <w:rPr>
          <w:rFonts w:ascii="Arial" w:cs="Arial" w:eastAsia="Arial" w:hAnsi="Arial"/>
          <w:color w:val="0000ff"/>
        </w:rPr>
      </w:pPr>
      <w:r w:rsidDel="00000000" w:rsidR="00000000" w:rsidRPr="00000000">
        <w:rPr>
          <w:rFonts w:ascii="Arial" w:cs="Arial" w:eastAsia="Arial" w:hAnsi="Arial"/>
          <w:color w:val="0000ff"/>
          <w:rtl w:val="0"/>
        </w:rPr>
        <w:t xml:space="preserve">a)</w:t>
      </w:r>
    </w:p>
    <w:p w:rsidR="00000000" w:rsidDel="00000000" w:rsidP="00000000" w:rsidRDefault="00000000" w:rsidRPr="00000000" w14:paraId="000000BC">
      <w:pPr>
        <w:spacing w:after="0" w:line="240" w:lineRule="auto"/>
        <w:rPr>
          <w:rFonts w:ascii="Arial" w:cs="Arial" w:eastAsia="Arial" w:hAnsi="Arial"/>
          <w:color w:val="ff0000"/>
        </w:rPr>
      </w:pPr>
      <w:r w:rsidDel="00000000" w:rsidR="00000000" w:rsidRPr="00000000">
        <w:rPr>
          <w:rtl w:val="0"/>
        </w:rPr>
        <w:t xml:space="preserve"> </w:t>
      </w:r>
      <w:r w:rsidDel="00000000" w:rsidR="00000000" w:rsidRPr="00000000">
        <w:rPr>
          <w:rFonts w:ascii="Arial" w:cs="Arial" w:eastAsia="Arial" w:hAnsi="Arial"/>
          <w:color w:val="ff0000"/>
          <w:rtl w:val="0"/>
        </w:rPr>
        <w:t xml:space="preserve">IP addresses in </w:t>
      </w:r>
      <w:r w:rsidDel="00000000" w:rsidR="00000000" w:rsidRPr="00000000">
        <w:rPr>
          <w:rFonts w:ascii="Arial" w:cs="Arial" w:eastAsia="Arial" w:hAnsi="Arial"/>
          <w:b w:val="1"/>
          <w:color w:val="ff0000"/>
          <w:rtl w:val="0"/>
        </w:rPr>
        <w:t xml:space="preserve">red </w:t>
      </w:r>
      <w:r w:rsidDel="00000000" w:rsidR="00000000" w:rsidRPr="00000000">
        <w:rPr>
          <w:rFonts w:ascii="Arial" w:cs="Arial" w:eastAsia="Arial" w:hAnsi="Arial"/>
          <w:color w:val="ff0000"/>
          <w:rtl w:val="0"/>
        </w:rPr>
        <w:t xml:space="preserve">as per Peter’s answers in Exam Prep Session 1 Recording @ 20min </w:t>
      </w:r>
    </w:p>
    <w:p w:rsidR="00000000" w:rsidDel="00000000" w:rsidP="00000000" w:rsidRDefault="00000000" w:rsidRPr="00000000" w14:paraId="000000BD">
      <w:pPr>
        <w:widowControl w:val="0"/>
        <w:spacing w:after="0" w:line="240" w:lineRule="auto"/>
        <w:rPr>
          <w:rFonts w:ascii="Arial" w:cs="Arial" w:eastAsia="Arial" w:hAnsi="Arial"/>
          <w:color w:val="ff0000"/>
        </w:rPr>
      </w:pPr>
      <w:r w:rsidDel="00000000" w:rsidR="00000000" w:rsidRPr="00000000">
        <w:rPr>
          <w:rFonts w:ascii="Arial" w:cs="Arial" w:eastAsia="Arial" w:hAnsi="Arial"/>
          <w:color w:val="0000ff"/>
          <w:rtl w:val="0"/>
        </w:rPr>
        <w:t xml:space="preserve">IP addresses in blue are student attempted answers</w:t>
      </w:r>
      <w:r w:rsidDel="00000000" w:rsidR="00000000" w:rsidRPr="00000000">
        <w:rPr>
          <w:rtl w:val="0"/>
        </w:rPr>
      </w:r>
    </w:p>
    <w:tbl>
      <w:tblPr>
        <w:tblStyle w:val="Table1"/>
        <w:tblW w:w="900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2615.0000000000005"/>
        <w:gridCol w:w="2615.0000000000005"/>
        <w:gridCol w:w="2615.0000000000005"/>
        <w:tblGridChange w:id="0">
          <w:tblGrid>
            <w:gridCol w:w="1155"/>
            <w:gridCol w:w="2615.0000000000005"/>
            <w:gridCol w:w="2615.0000000000005"/>
            <w:gridCol w:w="2615.0000000000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Netmask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Broadcast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255.240.0.0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117.15.255.255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4a86e8"/>
              </w:rPr>
            </w:pPr>
            <w:r w:rsidDel="00000000" w:rsidR="00000000" w:rsidRPr="00000000">
              <w:rPr>
                <w:rFonts w:ascii="Arial" w:cs="Arial" w:eastAsia="Arial" w:hAnsi="Arial"/>
                <w:b w:val="1"/>
                <w:color w:val="ff0000"/>
                <w:rtl w:val="0"/>
              </w:rPr>
              <w:t xml:space="preserve">117.0.0.0/12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255.255.255.128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117.15.126.255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117.15.126.128/25</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255.255.252.0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117.26.3.255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117.26.0.0/22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255.255.255.248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10.2.1.15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color w:val="ff0000"/>
              </w:rPr>
            </w:pPr>
            <w:r w:rsidDel="00000000" w:rsidR="00000000" w:rsidRPr="00000000">
              <w:rPr>
                <w:rFonts w:ascii="Arial" w:cs="Arial" w:eastAsia="Arial" w:hAnsi="Arial"/>
                <w:b w:val="1"/>
                <w:color w:val="ff0000"/>
                <w:rtl w:val="0"/>
              </w:rPr>
              <w:t xml:space="preserve">10.2.1.8/29</w:t>
            </w:r>
          </w:p>
        </w:tc>
      </w:tr>
    </w:tbl>
    <w:p w:rsidR="00000000" w:rsidDel="00000000" w:rsidP="00000000" w:rsidRDefault="00000000" w:rsidRPr="00000000" w14:paraId="000000D2">
      <w:pPr>
        <w:spacing w:after="0" w:line="240" w:lineRule="auto"/>
        <w:rPr/>
      </w:pPr>
      <w:r w:rsidDel="00000000" w:rsidR="00000000" w:rsidRPr="00000000">
        <w:rPr>
          <w:rtl w:val="0"/>
        </w:rPr>
      </w:r>
    </w:p>
    <w:p w:rsidR="00000000" w:rsidDel="00000000" w:rsidP="00000000" w:rsidRDefault="00000000" w:rsidRPr="00000000" w14:paraId="000000D3">
      <w:pPr>
        <w:spacing w:after="0" w:line="240" w:lineRule="auto"/>
        <w:rPr/>
      </w:pPr>
      <w:r w:rsidDel="00000000" w:rsidR="00000000" w:rsidRPr="00000000">
        <w:rPr>
          <w:rtl w:val="0"/>
        </w:rPr>
      </w:r>
    </w:p>
    <w:p w:rsidR="00000000" w:rsidDel="00000000" w:rsidP="00000000" w:rsidRDefault="00000000" w:rsidRPr="00000000" w14:paraId="000000D4">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For A:</w:t>
      </w:r>
      <w:r w:rsidDel="00000000" w:rsidR="00000000" w:rsidRPr="00000000">
        <w:rPr>
          <w:rFonts w:ascii="Courier New" w:cs="Courier New" w:eastAsia="Courier New" w:hAnsi="Courier New"/>
          <w:rtl w:val="0"/>
        </w:rPr>
        <w:t xml:space="preserve"> (Assuming .15 not .5 as .5 was a typo):</w:t>
      </w:r>
    </w:p>
    <w:p w:rsidR="00000000" w:rsidDel="00000000" w:rsidP="00000000" w:rsidRDefault="00000000" w:rsidRPr="00000000" w14:paraId="000000D5">
      <w:pPr>
        <w:spacing w:after="0" w:line="240" w:lineRule="auto"/>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6">
      <w:pPr>
        <w:spacing w:after="0" w:line="240" w:lineRule="auto"/>
        <w:ind w:left="0" w:firstLine="0"/>
        <w:rPr>
          <w:rFonts w:ascii="Courier New" w:cs="Courier New" w:eastAsia="Courier New" w:hAnsi="Courier New"/>
        </w:rPr>
      </w:pPr>
      <w:sdt>
        <w:sdtPr>
          <w:tag w:val="goog_rdk_32"/>
        </w:sdtPr>
        <w:sdtContent>
          <w:r w:rsidDel="00000000" w:rsidR="00000000" w:rsidRPr="00000000">
            <w:rPr>
              <w:rFonts w:ascii="Fira Mono" w:cs="Fira Mono" w:eastAsia="Fira Mono" w:hAnsi="Fira Mono"/>
              <w:rtl w:val="0"/>
            </w:rPr>
            <w:t xml:space="preserve">Largest IP: 117.15.134.127  → 117.15.134. | 01111111</w:t>
          </w:r>
        </w:sdtContent>
      </w:sdt>
    </w:p>
    <w:p w:rsidR="00000000" w:rsidDel="00000000" w:rsidP="00000000" w:rsidRDefault="00000000" w:rsidRPr="00000000" w14:paraId="000000D7">
      <w:pPr>
        <w:spacing w:after="0" w:line="240" w:lineRule="auto"/>
        <w:ind w:left="0" w:firstLine="0"/>
        <w:rPr>
          <w:rFonts w:ascii="Courier New" w:cs="Courier New" w:eastAsia="Courier New" w:hAnsi="Courier New"/>
        </w:rPr>
      </w:pPr>
      <w:sdt>
        <w:sdtPr>
          <w:tag w:val="goog_rdk_34"/>
        </w:sdtPr>
        <w:sdtContent>
          <w:r w:rsidDel="00000000" w:rsidR="00000000" w:rsidRPr="00000000">
            <w:rPr>
              <w:rFonts w:ascii="Fira Mono" w:cs="Fira Mono" w:eastAsia="Fira Mono" w:hAnsi="Fira Mono"/>
              <w:rtl w:val="0"/>
            </w:rPr>
            <w:t xml:space="preserve">Smallest IP: 117.15.134.99  → 117.15.134. | </w:t>
          </w:r>
        </w:sdtContent>
      </w:sdt>
      <w:sdt>
        <w:sdtPr>
          <w:tag w:val="goog_rdk_33"/>
        </w:sdtPr>
        <w:sdtContent>
          <w:ins w:author="Luul Mohamud Noor" w:id="22" w:date="2022-12-10T14:22:16Z">
            <w:r w:rsidDel="00000000" w:rsidR="00000000" w:rsidRPr="00000000">
              <w:rPr>
                <w:rFonts w:ascii="Courier New" w:cs="Courier New" w:eastAsia="Courier New" w:hAnsi="Courier New"/>
                <w:rtl w:val="0"/>
              </w:rPr>
              <w:t xml:space="preserve">0</w:t>
            </w:r>
          </w:ins>
        </w:sdtContent>
      </w:sdt>
      <w:r w:rsidDel="00000000" w:rsidR="00000000" w:rsidRPr="00000000">
        <w:rPr>
          <w:rFonts w:ascii="Courier New" w:cs="Courier New" w:eastAsia="Courier New" w:hAnsi="Courier New"/>
          <w:rtl w:val="0"/>
        </w:rPr>
        <w:t xml:space="preserve">1100011  (Boundary from RHS </w:t>
      </w:r>
      <w:r w:rsidDel="00000000" w:rsidR="00000000" w:rsidRPr="00000000">
        <w:rPr>
          <w:rFonts w:ascii="Courier New" w:cs="Courier New" w:eastAsia="Courier New" w:hAnsi="Courier New"/>
          <w:rtl w:val="0"/>
        </w:rPr>
        <w:t xml:space="preserve">till</w:t>
      </w:r>
      <w:r w:rsidDel="00000000" w:rsidR="00000000" w:rsidRPr="00000000">
        <w:rPr>
          <w:rFonts w:ascii="Courier New" w:cs="Courier New" w:eastAsia="Courier New" w:hAnsi="Courier New"/>
          <w:rtl w:val="0"/>
        </w:rPr>
        <w:t xml:space="preserve"> LHS matches)</w:t>
      </w:r>
    </w:p>
    <w:p w:rsidR="00000000" w:rsidDel="00000000" w:rsidP="00000000" w:rsidRDefault="00000000" w:rsidRPr="00000000" w14:paraId="000000D8">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9">
      <w:pPr>
        <w:spacing w:after="0" w:line="240" w:lineRule="auto"/>
        <w:rPr>
          <w:rFonts w:ascii="Courier New" w:cs="Courier New" w:eastAsia="Courier New" w:hAnsi="Courier New"/>
        </w:rPr>
      </w:pPr>
      <w:sdt>
        <w:sdtPr>
          <w:tag w:val="goog_rdk_35"/>
        </w:sdtPr>
        <w:sdtContent>
          <w:r w:rsidDel="00000000" w:rsidR="00000000" w:rsidRPr="00000000">
            <w:rPr>
              <w:rFonts w:ascii="Fira Mono" w:cs="Fira Mono" w:eastAsia="Fira Mono" w:hAnsi="Fira Mono"/>
              <w:rtl w:val="0"/>
            </w:rPr>
            <w:t xml:space="preserve">CIDR:                       → 117.15.134.0 /24 (Number of bits on left of boundary)</w:t>
          </w:r>
        </w:sdtContent>
      </w:sdt>
    </w:p>
    <w:p w:rsidR="00000000" w:rsidDel="00000000" w:rsidP="00000000" w:rsidRDefault="00000000" w:rsidRPr="00000000" w14:paraId="000000DA">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spacing w:after="0" w:line="240" w:lineRule="auto"/>
        <w:rPr>
          <w:rFonts w:ascii="Courier New" w:cs="Courier New" w:eastAsia="Courier New" w:hAnsi="Courier New"/>
        </w:rPr>
      </w:pPr>
      <w:sdt>
        <w:sdtPr>
          <w:tag w:val="goog_rdk_36"/>
        </w:sdtPr>
        <w:sdtContent>
          <w:r w:rsidDel="00000000" w:rsidR="00000000" w:rsidRPr="00000000">
            <w:rPr>
              <w:rFonts w:ascii="Fira Mono" w:cs="Fira Mono" w:eastAsia="Fira Mono" w:hAnsi="Fira Mono"/>
              <w:rtl w:val="0"/>
            </w:rPr>
            <w:t xml:space="preserve">Netmask:                    → 255.255.255.0 (Set bits on right to 1, bits on left to 0)</w:t>
          </w:r>
        </w:sdtContent>
      </w:sdt>
    </w:p>
    <w:p w:rsidR="00000000" w:rsidDel="00000000" w:rsidP="00000000" w:rsidRDefault="00000000" w:rsidRPr="00000000" w14:paraId="000000DC">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D">
      <w:pPr>
        <w:spacing w:after="0" w:line="240" w:lineRule="auto"/>
        <w:rPr>
          <w:rFonts w:ascii="Courier New" w:cs="Courier New" w:eastAsia="Courier New" w:hAnsi="Courier New"/>
        </w:rPr>
      </w:pPr>
      <w:sdt>
        <w:sdtPr>
          <w:tag w:val="goog_rdk_37"/>
        </w:sdtPr>
        <w:sdtContent>
          <w:r w:rsidDel="00000000" w:rsidR="00000000" w:rsidRPr="00000000">
            <w:rPr>
              <w:rFonts w:ascii="Fira Mono" w:cs="Fira Mono" w:eastAsia="Fira Mono" w:hAnsi="Fira Mono"/>
              <w:rtl w:val="0"/>
            </w:rPr>
            <w:t xml:space="preserve">Broadcast Address:          → 117.15.134.255 (Set bits on right to 1, bits on left unchanged)</w:t>
          </w:r>
        </w:sdtContent>
      </w:sdt>
    </w:p>
    <w:p w:rsidR="00000000" w:rsidDel="00000000" w:rsidP="00000000" w:rsidRDefault="00000000" w:rsidRPr="00000000" w14:paraId="000000DE">
      <w:pPr>
        <w:spacing w:after="0" w:line="240" w:lineRule="auto"/>
        <w:rPr/>
      </w:pPr>
      <w:r w:rsidDel="00000000" w:rsidR="00000000" w:rsidRPr="00000000">
        <w:rPr>
          <w:rtl w:val="0"/>
        </w:rPr>
      </w:r>
    </w:p>
    <w:p w:rsidR="00000000" w:rsidDel="00000000" w:rsidP="00000000" w:rsidRDefault="00000000" w:rsidRPr="00000000" w14:paraId="000000DF">
      <w:pPr>
        <w:spacing w:after="0" w:line="240" w:lineRule="auto"/>
        <w:rPr>
          <w:rFonts w:ascii="Courier New" w:cs="Courier New" w:eastAsia="Courier New" w:hAnsi="Courier New"/>
        </w:rPr>
      </w:pPr>
      <w:r w:rsidDel="00000000" w:rsidR="00000000" w:rsidRPr="00000000">
        <w:rPr>
          <w:rFonts w:ascii="Courier New" w:cs="Courier New" w:eastAsia="Courier New" w:hAnsi="Courier New"/>
          <w:b w:val="1"/>
          <w:rtl w:val="0"/>
        </w:rPr>
        <w:t xml:space="preserve">For B:</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0">
      <w:pPr>
        <w:spacing w:after="0" w:line="240" w:lineRule="auto"/>
        <w:rPr>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r>
    </w:p>
    <w:p w:rsidR="00000000" w:rsidDel="00000000" w:rsidP="00000000" w:rsidRDefault="00000000" w:rsidRPr="00000000" w14:paraId="000000E1">
      <w:pPr>
        <w:spacing w:after="0" w:line="240" w:lineRule="auto"/>
        <w:rPr>
          <w:rFonts w:ascii="Courier New" w:cs="Courier New" w:eastAsia="Courier New" w:hAnsi="Courier New"/>
        </w:rPr>
      </w:pPr>
      <w:sdt>
        <w:sdtPr>
          <w:tag w:val="goog_rdk_38"/>
        </w:sdtPr>
        <w:sdtContent>
          <w:r w:rsidDel="00000000" w:rsidR="00000000" w:rsidRPr="00000000">
            <w:rPr>
              <w:rFonts w:ascii="Fira Mono" w:cs="Fira Mono" w:eastAsia="Fira Mono" w:hAnsi="Fira Mono"/>
              <w:rtl w:val="0"/>
            </w:rPr>
            <w:t xml:space="preserve">Largest IP: 117.15.126.254  → 117.15.126.1</w:t>
          </w:r>
        </w:sdtContent>
      </w:sdt>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1111110</w:t>
      </w:r>
    </w:p>
    <w:p w:rsidR="00000000" w:rsidDel="00000000" w:rsidP="00000000" w:rsidRDefault="00000000" w:rsidRPr="00000000" w14:paraId="000000E2">
      <w:pPr>
        <w:spacing w:after="0" w:line="240" w:lineRule="auto"/>
        <w:rPr>
          <w:rFonts w:ascii="Courier New" w:cs="Courier New" w:eastAsia="Courier New" w:hAnsi="Courier New"/>
        </w:rPr>
      </w:pPr>
      <w:sdt>
        <w:sdtPr>
          <w:tag w:val="goog_rdk_39"/>
        </w:sdtPr>
        <w:sdtContent>
          <w:r w:rsidDel="00000000" w:rsidR="00000000" w:rsidRPr="00000000">
            <w:rPr>
              <w:rFonts w:ascii="Fira Mono" w:cs="Fira Mono" w:eastAsia="Fira Mono" w:hAnsi="Fira Mono"/>
              <w:rtl w:val="0"/>
            </w:rPr>
            <w:t xml:space="preserve">Smallest IP: 117.15.126.129 → 117.15.126.1</w:t>
          </w:r>
        </w:sdtContent>
      </w:sdt>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0000001</w:t>
      </w:r>
    </w:p>
    <w:p w:rsidR="00000000" w:rsidDel="00000000" w:rsidP="00000000" w:rsidRDefault="00000000" w:rsidRPr="00000000" w14:paraId="000000E3">
      <w:pPr>
        <w:spacing w:after="0" w:line="240" w:lineRule="auto"/>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0E4">
      <w:pPr>
        <w:spacing w:after="0" w:line="240" w:lineRule="auto"/>
        <w:rPr>
          <w:rFonts w:ascii="Courier New" w:cs="Courier New" w:eastAsia="Courier New" w:hAnsi="Courier New"/>
        </w:rPr>
      </w:pPr>
      <w:sdt>
        <w:sdtPr>
          <w:tag w:val="goog_rdk_40"/>
        </w:sdtPr>
        <w:sdtContent>
          <w:r w:rsidDel="00000000" w:rsidR="00000000" w:rsidRPr="00000000">
            <w:rPr>
              <w:rFonts w:ascii="Fira Mono" w:cs="Fira Mono" w:eastAsia="Fira Mono" w:hAnsi="Fira Mono"/>
              <w:rtl w:val="0"/>
            </w:rPr>
            <w:t xml:space="preserve">CIDR:                       → 117.15.126.128/25 </w:t>
          </w:r>
        </w:sdtContent>
      </w:sdt>
    </w:p>
    <w:p w:rsidR="00000000" w:rsidDel="00000000" w:rsidP="00000000" w:rsidRDefault="00000000" w:rsidRPr="00000000" w14:paraId="000000E5">
      <w:pPr>
        <w:spacing w:after="0" w:line="24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(as 32 - 7 and the 128 comes form 1 before the </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6">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spacing w:after="0" w:line="240" w:lineRule="auto"/>
        <w:rPr>
          <w:rFonts w:ascii="Courier New" w:cs="Courier New" w:eastAsia="Courier New" w:hAnsi="Courier New"/>
        </w:rPr>
      </w:pPr>
      <w:sdt>
        <w:sdtPr>
          <w:tag w:val="goog_rdk_41"/>
        </w:sdtPr>
        <w:sdtContent>
          <w:r w:rsidDel="00000000" w:rsidR="00000000" w:rsidRPr="00000000">
            <w:rPr>
              <w:rFonts w:ascii="Fira Mono" w:cs="Fira Mono" w:eastAsia="Fira Mono" w:hAnsi="Fira Mono"/>
              <w:rtl w:val="0"/>
            </w:rPr>
            <w:t xml:space="preserve">Netmask:                    → 255.255.255.128 </w:t>
          </w:r>
        </w:sdtContent>
      </w:sdt>
    </w:p>
    <w:p w:rsidR="00000000" w:rsidDel="00000000" w:rsidP="00000000" w:rsidRDefault="00000000" w:rsidRPr="00000000" w14:paraId="000000E8">
      <w:pPr>
        <w:spacing w:after="0" w:line="24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(as the 1 before the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and the 255 because of all digits becoming 1 to the left </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and 0 to the right)</w:t>
      </w:r>
    </w:p>
    <w:p w:rsidR="00000000" w:rsidDel="00000000" w:rsidP="00000000" w:rsidRDefault="00000000" w:rsidRPr="00000000" w14:paraId="000000E9">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A">
      <w:pPr>
        <w:spacing w:after="0" w:line="240" w:lineRule="auto"/>
        <w:rPr>
          <w:rFonts w:ascii="Courier New" w:cs="Courier New" w:eastAsia="Courier New" w:hAnsi="Courier New"/>
        </w:rPr>
      </w:pPr>
      <w:sdt>
        <w:sdtPr>
          <w:tag w:val="goog_rdk_42"/>
        </w:sdtPr>
        <w:sdtContent>
          <w:r w:rsidDel="00000000" w:rsidR="00000000" w:rsidRPr="00000000">
            <w:rPr>
              <w:rFonts w:ascii="Fira Mono" w:cs="Fira Mono" w:eastAsia="Fira Mono" w:hAnsi="Fira Mono"/>
              <w:rtl w:val="0"/>
            </w:rPr>
            <w:t xml:space="preserve">Broadcast Address:          → 117.15.126.255 </w:t>
          </w:r>
        </w:sdtContent>
      </w:sdt>
    </w:p>
    <w:p w:rsidR="00000000" w:rsidDel="00000000" w:rsidP="00000000" w:rsidRDefault="00000000" w:rsidRPr="00000000" w14:paraId="000000EB">
      <w:pPr>
        <w:spacing w:after="0" w:line="240" w:lineRule="auto"/>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(because 1</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rtl w:val="0"/>
        </w:rPr>
        <w:t xml:space="preserve">1111111 = 255 and the rest is unchanged)</w:t>
      </w:r>
    </w:p>
    <w:p w:rsidR="00000000" w:rsidDel="00000000" w:rsidP="00000000" w:rsidRDefault="00000000" w:rsidRPr="00000000" w14:paraId="000000EC">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D">
      <w:pPr>
        <w:spacing w:after="0" w:line="240" w:lineRule="auto"/>
        <w:rPr/>
      </w:pPr>
      <w:r w:rsidDel="00000000" w:rsidR="00000000" w:rsidRPr="00000000">
        <w:rPr>
          <w:rtl w:val="0"/>
        </w:rPr>
        <w:t xml:space="preserve">…</w:t>
      </w:r>
    </w:p>
    <w:p w:rsidR="00000000" w:rsidDel="00000000" w:rsidP="00000000" w:rsidRDefault="00000000" w:rsidRPr="00000000" w14:paraId="000000EE">
      <w:pPr>
        <w:spacing w:after="0" w:line="240" w:lineRule="auto"/>
        <w:rPr/>
      </w:pPr>
      <w:r w:rsidDel="00000000" w:rsidR="00000000" w:rsidRPr="00000000">
        <w:rPr>
          <w:rtl w:val="0"/>
        </w:rPr>
      </w:r>
    </w:p>
    <w:p w:rsidR="00000000" w:rsidDel="00000000" w:rsidP="00000000" w:rsidRDefault="00000000" w:rsidRPr="00000000" w14:paraId="000000EF">
      <w:pPr>
        <w:spacing w:after="0" w:line="240" w:lineRule="auto"/>
        <w:rPr>
          <w:rFonts w:ascii="Arial" w:cs="Arial" w:eastAsia="Arial" w:hAnsi="Arial"/>
          <w:color w:val="0000ff"/>
        </w:rPr>
      </w:pPr>
      <w:r w:rsidDel="00000000" w:rsidR="00000000" w:rsidRPr="00000000">
        <w:rPr>
          <w:rFonts w:ascii="Arial" w:cs="Arial" w:eastAsia="Arial" w:hAnsi="Arial"/>
          <w:color w:val="0000ff"/>
          <w:rtl w:val="0"/>
        </w:rPr>
        <w:t xml:space="preserve">b) Peter’s answers in Exam Prep Session 1 Recording @ 23min</w:t>
      </w:r>
    </w:p>
    <w:tbl>
      <w:tblPr>
        <w:tblStyle w:val="Table2"/>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Netmask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Broadcast 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CIDR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255.224.0.0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117.31.255.255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0000ff"/>
              </w:rPr>
            </w:pPr>
            <w:r w:rsidDel="00000000" w:rsidR="00000000" w:rsidRPr="00000000">
              <w:rPr>
                <w:rFonts w:ascii="Arial" w:cs="Arial" w:eastAsia="Arial" w:hAnsi="Arial"/>
                <w:color w:val="0000ff"/>
                <w:rtl w:val="0"/>
              </w:rPr>
              <w:t xml:space="preserve">117.0.0.0/11</w:t>
            </w:r>
          </w:p>
        </w:tc>
      </w:tr>
    </w:tbl>
    <w:p w:rsidR="00000000" w:rsidDel="00000000" w:rsidP="00000000" w:rsidRDefault="00000000" w:rsidRPr="00000000" w14:paraId="000000F6">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F7">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c) According to Peter’s working in Exam Prep Session 1 Recording @ 1hr</w:t>
      </w:r>
    </w:p>
    <w:p w:rsidR="00000000" w:rsidDel="00000000" w:rsidP="00000000" w:rsidRDefault="00000000" w:rsidRPr="00000000" w14:paraId="000000F8">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total bits = 32</w:t>
      </w:r>
    </w:p>
    <w:p w:rsidR="00000000" w:rsidDel="00000000" w:rsidP="00000000" w:rsidRDefault="00000000" w:rsidRPr="00000000" w14:paraId="000000F9">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network bits = 25</w:t>
      </w:r>
    </w:p>
    <w:p w:rsidR="00000000" w:rsidDel="00000000" w:rsidP="00000000" w:rsidRDefault="00000000" w:rsidRPr="00000000" w14:paraId="000000FA">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remaining host bits = 32 - 25 = 7</w:t>
      </w:r>
    </w:p>
    <w:p w:rsidR="00000000" w:rsidDel="00000000" w:rsidP="00000000" w:rsidRDefault="00000000" w:rsidRPr="00000000" w14:paraId="000000FB">
      <w:pPr>
        <w:spacing w:after="0" w:line="240" w:lineRule="auto"/>
        <w:rPr>
          <w:rFonts w:ascii="Arial" w:cs="Arial" w:eastAsia="Arial" w:hAnsi="Arial"/>
          <w:color w:val="ff0000"/>
        </w:rPr>
      </w:pPr>
      <w:r w:rsidDel="00000000" w:rsidR="00000000" w:rsidRPr="00000000">
        <w:rPr>
          <w:rFonts w:ascii="Arial" w:cs="Arial" w:eastAsia="Arial" w:hAnsi="Arial"/>
          <w:color w:val="ff0000"/>
          <w:rtl w:val="0"/>
        </w:rPr>
        <w:t xml:space="preserve">max number of hosts = 2^7 - 2 = 126</w:t>
      </w:r>
    </w:p>
    <w:p w:rsidR="00000000" w:rsidDel="00000000" w:rsidP="00000000" w:rsidRDefault="00000000" w:rsidRPr="00000000" w14:paraId="000000FC">
      <w:pPr>
        <w:spacing w:after="0" w:line="240" w:lineRule="auto"/>
        <w:rPr>
          <w:rFonts w:ascii="Arial" w:cs="Arial" w:eastAsia="Arial" w:hAnsi="Arial"/>
          <w:color w:val="ff0000"/>
        </w:rPr>
      </w:pPr>
      <w:sdt>
        <w:sdtPr>
          <w:tag w:val="goog_rdk_43"/>
        </w:sdtPr>
        <w:sdtContent>
          <w:r w:rsidDel="00000000" w:rsidR="00000000" w:rsidRPr="00000000">
            <w:rPr>
              <w:rFonts w:ascii="Arial Unicode MS" w:cs="Arial Unicode MS" w:eastAsia="Arial Unicode MS" w:hAnsi="Arial Unicode MS"/>
              <w:color w:val="ff0000"/>
              <w:rtl w:val="0"/>
            </w:rPr>
            <w:t xml:space="preserve">Given 4 addresses already assigned in the network → unused address = 126 - 4 = 122</w:t>
          </w:r>
        </w:sdtContent>
      </w:sdt>
    </w:p>
    <w:p w:rsidR="00000000" w:rsidDel="00000000" w:rsidP="00000000" w:rsidRDefault="00000000" w:rsidRPr="00000000" w14:paraId="000000FD">
      <w:pPr>
        <w:spacing w:after="0" w:line="240" w:lineRule="auto"/>
        <w:rPr>
          <w:rFonts w:ascii="Arial" w:cs="Arial" w:eastAsia="Arial" w:hAnsi="Arial"/>
          <w:color w:val="ff0000"/>
        </w:rPr>
      </w:pP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0" distT="0" distL="0" distR="0">
            <wp:extent cx="5731200" cy="1778000"/>
            <wp:effectExtent b="0" l="0" r="0" t="0"/>
            <wp:docPr id="74" name="image3.png"/>
            <a:graphic>
              <a:graphicData uri="http://schemas.openxmlformats.org/drawingml/2006/picture">
                <pic:pic>
                  <pic:nvPicPr>
                    <pic:cNvPr id="0" name="image3.png"/>
                    <pic:cNvPicPr preferRelativeResize="0"/>
                  </pic:nvPicPr>
                  <pic:blipFill>
                    <a:blip r:embed="rId44"/>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color w:val="ff0000"/>
        </w:rPr>
      </w:pPr>
      <w:r w:rsidDel="00000000" w:rsidR="00000000" w:rsidRPr="00000000">
        <w:rPr>
          <w:color w:val="ff0000"/>
          <w:rtl w:val="0"/>
        </w:rPr>
        <w:t xml:space="preserve">= (7 + (2^11 x 3) + (2^11)^2 x 3) x 16KiB</w:t>
      </w:r>
    </w:p>
    <w:p w:rsidR="00000000" w:rsidDel="00000000" w:rsidP="00000000" w:rsidRDefault="00000000" w:rsidRPr="00000000" w14:paraId="00000101">
      <w:pPr>
        <w:rPr>
          <w:color w:val="ff0000"/>
        </w:rPr>
      </w:pPr>
      <w:r w:rsidDel="00000000" w:rsidR="00000000" w:rsidRPr="00000000">
        <w:rPr>
          <w:color w:val="ff0000"/>
          <w:rtl w:val="0"/>
        </w:rPr>
        <w:t xml:space="preserve">= 201,425,008 KiB</w:t>
      </w:r>
    </w:p>
    <w:p w:rsidR="00000000" w:rsidDel="00000000" w:rsidP="00000000" w:rsidRDefault="00000000" w:rsidRPr="00000000" w14:paraId="00000102">
      <w:pPr>
        <w:rPr/>
      </w:pPr>
      <w:r w:rsidDel="00000000" w:rsidR="00000000" w:rsidRPr="00000000">
        <w:rPr/>
        <w:drawing>
          <wp:inline distB="0" distT="0" distL="0" distR="0">
            <wp:extent cx="5731510" cy="654050"/>
            <wp:effectExtent b="0" l="0" r="0" t="0"/>
            <wp:docPr id="97"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510" cy="6540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color w:val="ff0000"/>
        </w:rPr>
      </w:pPr>
      <w:r w:rsidDel="00000000" w:rsidR="00000000" w:rsidRPr="00000000">
        <w:rPr>
          <w:color w:val="ff0000"/>
          <w:rtl w:val="0"/>
        </w:rPr>
        <w:t xml:space="preserve">All direct and single indirect</w:t>
      </w:r>
    </w:p>
    <w:p w:rsidR="00000000" w:rsidDel="00000000" w:rsidP="00000000" w:rsidRDefault="00000000" w:rsidRPr="00000000" w14:paraId="00000104">
      <w:pPr>
        <w:rPr>
          <w:color w:val="ff0000"/>
        </w:rPr>
      </w:pPr>
      <w:r w:rsidDel="00000000" w:rsidR="00000000" w:rsidRPr="00000000">
        <w:rPr>
          <w:color w:val="ff0000"/>
          <w:rtl w:val="0"/>
        </w:rPr>
        <w:t xml:space="preserve">=( 7 + 2^11 x 3)x 16Kib</w:t>
      </w:r>
    </w:p>
    <w:p w:rsidR="00000000" w:rsidDel="00000000" w:rsidP="00000000" w:rsidRDefault="00000000" w:rsidRPr="00000000" w14:paraId="00000105">
      <w:pPr>
        <w:rPr>
          <w:color w:val="ff0000"/>
        </w:rPr>
      </w:pPr>
      <w:r w:rsidDel="00000000" w:rsidR="00000000" w:rsidRPr="00000000">
        <w:rPr>
          <w:color w:val="ff0000"/>
          <w:rtl w:val="0"/>
        </w:rPr>
        <w:t xml:space="preserve">= 98416KiB</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5731200" cy="3136900"/>
            <wp:effectExtent b="0" l="0" r="0" t="0"/>
            <wp:docPr id="89"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731200" cy="3136900"/>
                    </a:xfrm>
                    <a:prstGeom prst="rect"/>
                    <a:ln/>
                  </pic:spPr>
                </pic:pic>
              </a:graphicData>
            </a:graphic>
          </wp:inline>
        </w:drawing>
      </w:r>
      <w:r w:rsidDel="00000000" w:rsidR="00000000" w:rsidRPr="00000000">
        <w:rPr>
          <w:rtl w:val="0"/>
        </w:rPr>
      </w:r>
    </w:p>
    <w:sdt>
      <w:sdtPr>
        <w:tag w:val="goog_rdk_47"/>
      </w:sdtPr>
      <w:sdtContent>
        <w:p w:rsidR="00000000" w:rsidDel="00000000" w:rsidP="00000000" w:rsidRDefault="00000000" w:rsidRPr="00000000" w14:paraId="00000108">
          <w:pPr>
            <w:rPr>
              <w:ins w:author="William Barnett" w:id="24" w:date="2022-11-13T00:02:44Z"/>
            </w:rPr>
          </w:pPr>
          <w:sdt>
            <w:sdtPr>
              <w:tag w:val="goog_rdk_45"/>
            </w:sdtPr>
            <w:sdtContent>
              <w:ins w:author="Anton Donohue" w:id="23" w:date="2022-11-11T23:35:05Z">
                <w:r w:rsidDel="00000000" w:rsidR="00000000" w:rsidRPr="00000000">
                  <w:rPr>
                    <w:rtl w:val="0"/>
                  </w:rPr>
                  <w:t xml:space="preserve">This ends up being correct but Peter uses the floor of the address/blocksize not the </w:t>
                </w:r>
                <w:r w:rsidDel="00000000" w:rsidR="00000000" w:rsidRPr="00000000">
                  <w:rPr>
                    <w:rtl w:val="0"/>
                  </w:rPr>
                  <w:t xml:space="preserve">ceiling</w:t>
                </w:r>
                <w:r w:rsidDel="00000000" w:rsidR="00000000" w:rsidRPr="00000000">
                  <w:rPr>
                    <w:rtl w:val="0"/>
                  </w:rPr>
                  <w:t xml:space="preserve"> so should be 12th and 13th block not 13th and 14th block</w:t>
                </w:r>
              </w:ins>
            </w:sdtContent>
          </w:sdt>
          <w:sdt>
            <w:sdtPr>
              <w:tag w:val="goog_rdk_46"/>
            </w:sdtPr>
            <w:sdtContent>
              <w:ins w:author="William Barnett" w:id="24" w:date="2022-11-13T00:02:44Z">
                <w:r w:rsidDel="00000000" w:rsidR="00000000" w:rsidRPr="00000000">
                  <w:rPr>
                    <w:rtl w:val="0"/>
                  </w:rPr>
                </w:r>
              </w:ins>
            </w:sdtContent>
          </w:sdt>
        </w:p>
      </w:sdtContent>
    </w:sdt>
    <w:sdt>
      <w:sdtPr>
        <w:tag w:val="goog_rdk_50"/>
      </w:sdtPr>
      <w:sdtContent>
        <w:p w:rsidR="00000000" w:rsidDel="00000000" w:rsidP="00000000" w:rsidRDefault="00000000" w:rsidRPr="00000000" w14:paraId="00000109">
          <w:pPr>
            <w:rPr>
              <w:color w:val="0000ff"/>
              <w:rPrChange w:author="William Barnett" w:id="25" w:date="2022-11-13T00:02:44Z">
                <w:rPr/>
              </w:rPrChange>
            </w:rPr>
          </w:pPr>
          <w:sdt>
            <w:sdtPr>
              <w:tag w:val="goog_rdk_48"/>
            </w:sdtPr>
            <w:sdtContent>
              <w:ins w:author="William Barnett" w:id="24" w:date="2022-11-13T00:02:44Z">
                <w:r w:rsidDel="00000000" w:rsidR="00000000" w:rsidRPr="00000000">
                  <w:rPr>
                    <w:rtl w:val="0"/>
                  </w:rPr>
                  <w:t xml:space="preserve">We should use floor for the lower block number, ceiling for the higher block number. This gives us blocks 12 to 14 inclusive, which must be handled through a single single indirect pointer, which gives us 4 block accesses.</w:t>
                </w:r>
              </w:ins>
            </w:sdtContent>
          </w:sdt>
          <w:sdt>
            <w:sdtPr>
              <w:tag w:val="goog_rdk_49"/>
            </w:sdtPr>
            <w:sdtContent>
              <w:r w:rsidDel="00000000" w:rsidR="00000000" w:rsidRPr="00000000">
                <w:rPr>
                  <w:rtl w:val="0"/>
                </w:rPr>
              </w:r>
            </w:sdtContent>
          </w:sdt>
        </w:p>
      </w:sdtContent>
    </w:sdt>
    <w:p w:rsidR="00000000" w:rsidDel="00000000" w:rsidP="00000000" w:rsidRDefault="00000000" w:rsidRPr="00000000" w14:paraId="0000010A">
      <w:pPr>
        <w:rPr/>
      </w:pPr>
      <w:r w:rsidDel="00000000" w:rsidR="00000000" w:rsidRPr="00000000">
        <w:rPr/>
        <w:drawing>
          <wp:inline distB="0" distT="0" distL="0" distR="0">
            <wp:extent cx="5731510" cy="485775"/>
            <wp:effectExtent b="0" l="0" r="0" t="0"/>
            <wp:docPr id="98" name="image32.png"/>
            <a:graphic>
              <a:graphicData uri="http://schemas.openxmlformats.org/drawingml/2006/picture">
                <pic:pic>
                  <pic:nvPicPr>
                    <pic:cNvPr id="0" name="image32.png"/>
                    <pic:cNvPicPr preferRelativeResize="0"/>
                  </pic:nvPicPr>
                  <pic:blipFill>
                    <a:blip r:embed="rId47"/>
                    <a:srcRect b="0" l="0" r="0" t="0"/>
                    <a:stretch>
                      <a:fillRect/>
                    </a:stretch>
                  </pic:blipFill>
                  <pic:spPr>
                    <a:xfrm>
                      <a:off x="0" y="0"/>
                      <a:ext cx="573151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pPr>
      <w:r w:rsidDel="00000000" w:rsidR="00000000" w:rsidRPr="00000000">
        <w:rPr/>
        <w:drawing>
          <wp:inline distB="114300" distT="114300" distL="114300" distR="114300">
            <wp:extent cx="5731200" cy="2705100"/>
            <wp:effectExtent b="0" l="0" r="0" t="0"/>
            <wp:docPr id="79"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1.376*10^11 KiB (with the rounded number)</w:t>
      </w:r>
    </w:p>
    <w:p w:rsidR="00000000" w:rsidDel="00000000" w:rsidP="00000000" w:rsidRDefault="00000000" w:rsidRPr="00000000" w14:paraId="0000010D">
      <w:pPr>
        <w:rPr>
          <w:color w:val="6a9955"/>
        </w:rPr>
      </w:pPr>
      <w:hyperlink r:id="rId49">
        <w:r w:rsidDel="00000000" w:rsidR="00000000" w:rsidRPr="00000000">
          <w:rPr>
            <w:color w:val="1155cc"/>
            <w:u w:val="single"/>
            <w:rtl w:val="0"/>
          </w:rPr>
          <w:t xml:space="preserve">https://www.youtube.com/watch?v=DpF7Bgkv2QU</w:t>
        </w:r>
      </w:hyperlink>
      <w:r w:rsidDel="00000000" w:rsidR="00000000" w:rsidRPr="00000000">
        <w:rPr>
          <w:rtl w:val="0"/>
        </w:rPr>
        <w:t xml:space="preserve"> </w:t>
      </w:r>
      <w:r w:rsidDel="00000000" w:rsidR="00000000" w:rsidRPr="00000000">
        <w:rPr>
          <w:color w:val="6a9955"/>
          <w:rtl w:val="0"/>
        </w:rPr>
        <w:t xml:space="preserve">+4 gr</w:t>
      </w:r>
    </w:p>
    <w:p w:rsidR="00000000" w:rsidDel="00000000" w:rsidP="00000000" w:rsidRDefault="00000000" w:rsidRPr="00000000" w14:paraId="0000010E">
      <w:pPr>
        <w:rPr>
          <w:color w:val="6a9955"/>
        </w:rPr>
      </w:pPr>
      <w:r w:rsidDel="00000000" w:rsidR="00000000" w:rsidRPr="00000000">
        <w:rPr>
          <w:color w:val="6a9955"/>
        </w:rPr>
        <w:drawing>
          <wp:inline distB="114300" distT="114300" distL="114300" distR="114300">
            <wp:extent cx="5731200" cy="2806700"/>
            <wp:effectExtent b="0" l="0" r="0" t="0"/>
            <wp:docPr id="100"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color w:val="6a9955"/>
        </w:rPr>
      </w:pPr>
      <w:r w:rsidDel="00000000" w:rsidR="00000000" w:rsidRPr="00000000">
        <w:rPr>
          <w:color w:val="6a9955"/>
        </w:rPr>
        <w:drawing>
          <wp:inline distB="114300" distT="114300" distL="114300" distR="114300">
            <wp:extent cx="5731200" cy="495300"/>
            <wp:effectExtent b="0" l="0" r="0" t="0"/>
            <wp:docPr id="85" name="image15.png"/>
            <a:graphic>
              <a:graphicData uri="http://schemas.openxmlformats.org/drawingml/2006/picture">
                <pic:pic>
                  <pic:nvPicPr>
                    <pic:cNvPr id="0" name="image15.png"/>
                    <pic:cNvPicPr preferRelativeResize="0"/>
                  </pic:nvPicPr>
                  <pic:blipFill>
                    <a:blip r:embed="rId51"/>
                    <a:srcRect b="0" l="0" r="0" t="0"/>
                    <a:stretch>
                      <a:fillRect/>
                    </a:stretch>
                  </pic:blipFill>
                  <pic:spPr>
                    <a:xfrm>
                      <a:off x="0" y="0"/>
                      <a:ext cx="57312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color w:val="ff0000"/>
          <w:sz w:val="24"/>
          <w:szCs w:val="24"/>
        </w:rPr>
      </w:pPr>
      <w:r w:rsidDel="00000000" w:rsidR="00000000" w:rsidRPr="00000000">
        <w:rPr>
          <w:color w:val="ff0000"/>
          <w:sz w:val="24"/>
          <w:szCs w:val="24"/>
          <w:rtl w:val="0"/>
        </w:rPr>
        <w:t xml:space="preserve">chmod g-r doc2</w:t>
      </w:r>
    </w:p>
    <w:p w:rsidR="00000000" w:rsidDel="00000000" w:rsidP="00000000" w:rsidRDefault="00000000" w:rsidRPr="00000000" w14:paraId="00000112">
      <w:pPr>
        <w:rPr>
          <w:color w:val="ff9900"/>
          <w:sz w:val="24"/>
          <w:szCs w:val="24"/>
        </w:rPr>
      </w:pPr>
      <w:r w:rsidDel="00000000" w:rsidR="00000000" w:rsidRPr="00000000">
        <w:rPr>
          <w:color w:val="ff9900"/>
          <w:sz w:val="24"/>
          <w:szCs w:val="24"/>
          <w:rtl w:val="0"/>
        </w:rPr>
        <w:t xml:space="preserve">—--------------------------------------------</w:t>
      </w:r>
    </w:p>
    <w:p w:rsidR="00000000" w:rsidDel="00000000" w:rsidP="00000000" w:rsidRDefault="00000000" w:rsidRPr="00000000" w14:paraId="00000113">
      <w:pPr>
        <w:rPr>
          <w:color w:val="ff9900"/>
          <w:sz w:val="24"/>
          <w:szCs w:val="24"/>
        </w:rPr>
      </w:pPr>
      <w:r w:rsidDel="00000000" w:rsidR="00000000" w:rsidRPr="00000000">
        <w:rPr>
          <w:color w:val="ff9900"/>
          <w:sz w:val="24"/>
          <w:szCs w:val="24"/>
          <w:rtl w:val="0"/>
        </w:rPr>
        <w:t xml:space="preserve">or (if this is helpful)</w:t>
      </w:r>
    </w:p>
    <w:p w:rsidR="00000000" w:rsidDel="00000000" w:rsidP="00000000" w:rsidRDefault="00000000" w:rsidRPr="00000000" w14:paraId="00000114">
      <w:pPr>
        <w:rPr>
          <w:color w:val="ff9900"/>
          <w:sz w:val="24"/>
          <w:szCs w:val="24"/>
        </w:rPr>
      </w:pPr>
      <w:r w:rsidDel="00000000" w:rsidR="00000000" w:rsidRPr="00000000">
        <w:rPr>
          <w:color w:val="ff9900"/>
          <w:sz w:val="24"/>
          <w:szCs w:val="24"/>
          <w:rtl w:val="0"/>
        </w:rPr>
        <w:t xml:space="preserve">chmod 604 doc2 </w:t>
      </w:r>
    </w:p>
    <w:p w:rsidR="00000000" w:rsidDel="00000000" w:rsidP="00000000" w:rsidRDefault="00000000" w:rsidRPr="00000000" w14:paraId="00000115">
      <w:pPr>
        <w:rPr>
          <w:color w:val="ff9900"/>
          <w:sz w:val="24"/>
          <w:szCs w:val="24"/>
        </w:rPr>
      </w:pPr>
      <w:r w:rsidDel="00000000" w:rsidR="00000000" w:rsidRPr="00000000">
        <w:rPr>
          <w:color w:val="ff9900"/>
          <w:sz w:val="24"/>
          <w:szCs w:val="24"/>
          <w:rtl w:val="0"/>
        </w:rPr>
        <w:t xml:space="preserve">6 0 4 because</w:t>
      </w:r>
    </w:p>
    <w:p w:rsidR="00000000" w:rsidDel="00000000" w:rsidP="00000000" w:rsidRDefault="00000000" w:rsidRPr="00000000" w14:paraId="00000116">
      <w:pPr>
        <w:numPr>
          <w:ilvl w:val="0"/>
          <w:numId w:val="3"/>
        </w:numPr>
        <w:ind w:left="720" w:hanging="360"/>
        <w:rPr>
          <w:color w:val="ff9900"/>
          <w:sz w:val="24"/>
          <w:szCs w:val="24"/>
        </w:rPr>
      </w:pPr>
      <w:r w:rsidDel="00000000" w:rsidR="00000000" w:rsidRPr="00000000">
        <w:rPr>
          <w:color w:val="ff9900"/>
          <w:sz w:val="24"/>
          <w:szCs w:val="24"/>
          <w:rtl w:val="0"/>
        </w:rPr>
        <w:t xml:space="preserve">owner has r w = (4 + 2 + 0)</w:t>
      </w:r>
    </w:p>
    <w:p w:rsidR="00000000" w:rsidDel="00000000" w:rsidP="00000000" w:rsidRDefault="00000000" w:rsidRPr="00000000" w14:paraId="00000117">
      <w:pPr>
        <w:numPr>
          <w:ilvl w:val="0"/>
          <w:numId w:val="3"/>
        </w:numPr>
        <w:ind w:left="720" w:hanging="360"/>
        <w:rPr>
          <w:color w:val="ff9900"/>
          <w:sz w:val="24"/>
          <w:szCs w:val="24"/>
        </w:rPr>
      </w:pPr>
      <w:r w:rsidDel="00000000" w:rsidR="00000000" w:rsidRPr="00000000">
        <w:rPr>
          <w:color w:val="ff9900"/>
          <w:sz w:val="24"/>
          <w:szCs w:val="24"/>
          <w:rtl w:val="0"/>
        </w:rPr>
        <w:t xml:space="preserve">group (alice) has none now = (0 + 0 + 0)</w:t>
      </w:r>
    </w:p>
    <w:p w:rsidR="00000000" w:rsidDel="00000000" w:rsidP="00000000" w:rsidRDefault="00000000" w:rsidRPr="00000000" w14:paraId="00000118">
      <w:pPr>
        <w:numPr>
          <w:ilvl w:val="0"/>
          <w:numId w:val="3"/>
        </w:numPr>
        <w:ind w:left="720" w:hanging="360"/>
        <w:rPr>
          <w:color w:val="ff9900"/>
          <w:sz w:val="24"/>
          <w:szCs w:val="24"/>
        </w:rPr>
      </w:pPr>
      <w:r w:rsidDel="00000000" w:rsidR="00000000" w:rsidRPr="00000000">
        <w:rPr>
          <w:color w:val="ff9900"/>
          <w:sz w:val="24"/>
          <w:szCs w:val="24"/>
          <w:rtl w:val="0"/>
        </w:rPr>
        <w:t xml:space="preserve">world has r = (4)</w:t>
      </w:r>
    </w:p>
    <w:p w:rsidR="00000000" w:rsidDel="00000000" w:rsidP="00000000" w:rsidRDefault="00000000" w:rsidRPr="00000000" w14:paraId="00000119">
      <w:pPr>
        <w:rPr>
          <w:color w:val="ff9900"/>
          <w:sz w:val="24"/>
          <w:szCs w:val="24"/>
        </w:rPr>
      </w:pPr>
      <w:r w:rsidDel="00000000" w:rsidR="00000000" w:rsidRPr="00000000">
        <w:rPr>
          <w:color w:val="ff9900"/>
          <w:sz w:val="24"/>
          <w:szCs w:val="24"/>
        </w:rPr>
        <w:drawing>
          <wp:inline distB="114300" distT="114300" distL="114300" distR="114300">
            <wp:extent cx="2338388" cy="1108834"/>
            <wp:effectExtent b="0" l="0" r="0" t="0"/>
            <wp:docPr id="75" name="image8.png"/>
            <a:graphic>
              <a:graphicData uri="http://schemas.openxmlformats.org/drawingml/2006/picture">
                <pic:pic>
                  <pic:nvPicPr>
                    <pic:cNvPr id="0" name="image8.png"/>
                    <pic:cNvPicPr preferRelativeResize="0"/>
                  </pic:nvPicPr>
                  <pic:blipFill>
                    <a:blip r:embed="rId52"/>
                    <a:srcRect b="0" l="0" r="0" t="0"/>
                    <a:stretch>
                      <a:fillRect/>
                    </a:stretch>
                  </pic:blipFill>
                  <pic:spPr>
                    <a:xfrm>
                      <a:off x="0" y="0"/>
                      <a:ext cx="2338388" cy="110883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color w:val="ff9900"/>
        </w:rPr>
      </w:pPr>
      <w:r w:rsidDel="00000000" w:rsidR="00000000" w:rsidRPr="00000000">
        <w:rPr>
          <w:rtl w:val="0"/>
        </w:rPr>
      </w:r>
    </w:p>
    <w:p w:rsidR="00000000" w:rsidDel="00000000" w:rsidP="00000000" w:rsidRDefault="00000000" w:rsidRPr="00000000" w14:paraId="0000011B">
      <w:pPr>
        <w:rPr>
          <w:color w:val="ff9900"/>
        </w:rPr>
      </w:pPr>
      <w:r w:rsidDel="00000000" w:rsidR="00000000" w:rsidRPr="00000000">
        <w:rPr>
          <w:color w:val="ff9900"/>
          <w:rtl w:val="0"/>
        </w:rPr>
        <w:t xml:space="preserve">—-----------------------------------------------</w:t>
      </w:r>
    </w:p>
    <w:p w:rsidR="00000000" w:rsidDel="00000000" w:rsidP="00000000" w:rsidRDefault="00000000" w:rsidRPr="00000000" w14:paraId="0000011C">
      <w:pPr>
        <w:rPr>
          <w:color w:val="ff0000"/>
          <w:sz w:val="24"/>
          <w:szCs w:val="24"/>
        </w:rPr>
      </w:pPr>
      <w:r w:rsidDel="00000000" w:rsidR="00000000" w:rsidRPr="00000000">
        <w:rPr/>
        <w:drawing>
          <wp:inline distB="0" distT="0" distL="0" distR="0">
            <wp:extent cx="5731510" cy="462280"/>
            <wp:effectExtent b="0" l="0" r="0" t="0"/>
            <wp:docPr id="80" name="image6.png"/>
            <a:graphic>
              <a:graphicData uri="http://schemas.openxmlformats.org/drawingml/2006/picture">
                <pic:pic>
                  <pic:nvPicPr>
                    <pic:cNvPr id="0" name="image6.png"/>
                    <pic:cNvPicPr preferRelativeResize="0"/>
                  </pic:nvPicPr>
                  <pic:blipFill>
                    <a:blip r:embed="rId53"/>
                    <a:srcRect b="0" l="0" r="0" t="0"/>
                    <a:stretch>
                      <a:fillRect/>
                    </a:stretch>
                  </pic:blipFill>
                  <pic:spPr>
                    <a:xfrm>
                      <a:off x="0" y="0"/>
                      <a:ext cx="5731510" cy="46228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color w:val="0000ff"/>
          <w:sz w:val="24"/>
          <w:szCs w:val="24"/>
        </w:rPr>
      </w:pPr>
      <w:r w:rsidDel="00000000" w:rsidR="00000000" w:rsidRPr="00000000">
        <w:rPr>
          <w:color w:val="0000ff"/>
          <w:sz w:val="24"/>
          <w:szCs w:val="24"/>
          <w:rtl w:val="0"/>
        </w:rPr>
        <w:t xml:space="preserve">chmod g-rx, o+rx data(I think you need both read and run permission to </w:t>
      </w:r>
      <w:r w:rsidDel="00000000" w:rsidR="00000000" w:rsidRPr="00000000">
        <w:rPr>
          <w:color w:val="0000ff"/>
          <w:sz w:val="24"/>
          <w:szCs w:val="24"/>
          <w:u w:val="single"/>
          <w:rtl w:val="0"/>
        </w:rPr>
        <w:t xml:space="preserve">list</w:t>
      </w:r>
      <w:r w:rsidDel="00000000" w:rsidR="00000000" w:rsidRPr="00000000">
        <w:rPr>
          <w:color w:val="0000ff"/>
          <w:sz w:val="24"/>
          <w:szCs w:val="24"/>
          <w:rtl w:val="0"/>
        </w:rPr>
        <w:t xml:space="preserve"> something cuz it’s a shell script(?)) [+2]</w:t>
      </w:r>
    </w:p>
    <w:p w:rsidR="00000000" w:rsidDel="00000000" w:rsidP="00000000" w:rsidRDefault="00000000" w:rsidRPr="00000000" w14:paraId="0000011E">
      <w:pPr>
        <w:spacing w:after="240" w:before="240" w:lineRule="auto"/>
        <w:rPr>
          <w:color w:val="0000ff"/>
          <w:sz w:val="24"/>
          <w:szCs w:val="24"/>
        </w:rPr>
      </w:pPr>
      <w:r w:rsidDel="00000000" w:rsidR="00000000" w:rsidRPr="00000000">
        <w:rPr>
          <w:color w:val="0000ff"/>
          <w:sz w:val="24"/>
          <w:szCs w:val="24"/>
          <w:rtl w:val="0"/>
        </w:rPr>
        <w:t xml:space="preserve">For directories, x acts like access permission, and r acts like ls (read) permission.</w:t>
      </w:r>
    </w:p>
    <w:p w:rsidR="00000000" w:rsidDel="00000000" w:rsidP="00000000" w:rsidRDefault="00000000" w:rsidRPr="00000000" w14:paraId="0000011F">
      <w:pPr>
        <w:rPr>
          <w:color w:val="ff9900"/>
          <w:sz w:val="24"/>
          <w:szCs w:val="24"/>
        </w:rPr>
      </w:pPr>
      <w:r w:rsidDel="00000000" w:rsidR="00000000" w:rsidRPr="00000000">
        <w:rPr>
          <w:color w:val="ff9900"/>
          <w:sz w:val="24"/>
          <w:szCs w:val="24"/>
          <w:rtl w:val="0"/>
        </w:rPr>
        <w:t xml:space="preserve">can it be chmod o+r,,x data  ??</w:t>
      </w:r>
    </w:p>
    <w:p w:rsidR="00000000" w:rsidDel="00000000" w:rsidP="00000000" w:rsidRDefault="00000000" w:rsidRPr="00000000" w14:paraId="00000120">
      <w:pPr>
        <w:rPr>
          <w:color w:val="ff9900"/>
          <w:sz w:val="24"/>
          <w:szCs w:val="24"/>
        </w:rPr>
      </w:pPr>
      <w:r w:rsidDel="00000000" w:rsidR="00000000" w:rsidRPr="00000000">
        <w:rPr>
          <w:color w:val="ff9900"/>
          <w:sz w:val="24"/>
          <w:szCs w:val="24"/>
          <w:rtl w:val="0"/>
        </w:rPr>
        <w:t xml:space="preserve">chmod 705 data;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0" distT="0" distL="0" distR="0">
            <wp:extent cx="4763165" cy="304843"/>
            <wp:effectExtent b="0" l="0" r="0" t="0"/>
            <wp:docPr id="81" name="image12.png"/>
            <a:graphic>
              <a:graphicData uri="http://schemas.openxmlformats.org/drawingml/2006/picture">
                <pic:pic>
                  <pic:nvPicPr>
                    <pic:cNvPr id="0" name="image12.png"/>
                    <pic:cNvPicPr preferRelativeResize="0"/>
                  </pic:nvPicPr>
                  <pic:blipFill>
                    <a:blip r:embed="rId54"/>
                    <a:srcRect b="0" l="0" r="0" t="0"/>
                    <a:stretch>
                      <a:fillRect/>
                    </a:stretch>
                  </pic:blipFill>
                  <pic:spPr>
                    <a:xfrm>
                      <a:off x="0" y="0"/>
                      <a:ext cx="4763165" cy="304843"/>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color w:val="ff0000"/>
          <w:sz w:val="24"/>
          <w:szCs w:val="24"/>
        </w:rPr>
      </w:pPr>
      <w:r w:rsidDel="00000000" w:rsidR="00000000" w:rsidRPr="00000000">
        <w:rPr>
          <w:color w:val="ff0000"/>
          <w:sz w:val="24"/>
          <w:szCs w:val="24"/>
          <w:rtl w:val="0"/>
        </w:rPr>
        <w:t xml:space="preserve">3 (5-2)</w:t>
      </w:r>
    </w:p>
    <w:p w:rsidR="00000000" w:rsidDel="00000000" w:rsidP="00000000" w:rsidRDefault="00000000" w:rsidRPr="00000000" w14:paraId="00000124">
      <w:pPr>
        <w:rPr>
          <w:color w:val="ff0000"/>
          <w:sz w:val="24"/>
          <w:szCs w:val="24"/>
        </w:rPr>
      </w:pPr>
      <w:r w:rsidDel="00000000" w:rsidR="00000000" w:rsidRPr="00000000">
        <w:rPr>
          <w:color w:val="ff0000"/>
          <w:sz w:val="24"/>
          <w:szCs w:val="24"/>
          <w:rtl w:val="0"/>
        </w:rPr>
        <w:t xml:space="preserve">3</w:t>
      </w:r>
    </w:p>
    <w:p w:rsidR="00000000" w:rsidDel="00000000" w:rsidP="00000000" w:rsidRDefault="00000000" w:rsidRPr="00000000" w14:paraId="00000125">
      <w:pPr>
        <w:rPr>
          <w:color w:val="ff0000"/>
          <w:sz w:val="24"/>
          <w:szCs w:val="24"/>
        </w:rPr>
      </w:pPr>
      <w:r w:rsidDel="00000000" w:rsidR="00000000" w:rsidRPr="00000000">
        <w:rPr>
          <w:rtl w:val="0"/>
        </w:rPr>
      </w:r>
    </w:p>
    <w:p w:rsidR="00000000" w:rsidDel="00000000" w:rsidP="00000000" w:rsidRDefault="00000000" w:rsidRPr="00000000" w14:paraId="00000126">
      <w:pPr>
        <w:rPr>
          <w:color w:val="ff0000"/>
          <w:sz w:val="24"/>
          <w:szCs w:val="24"/>
        </w:rPr>
      </w:pPr>
      <w:r w:rsidDel="00000000" w:rsidR="00000000" w:rsidRPr="00000000">
        <w:rPr>
          <w:color w:val="ff0000"/>
          <w:sz w:val="24"/>
          <w:szCs w:val="24"/>
          <w:rtl w:val="0"/>
        </w:rPr>
        <w:t xml:space="preserve">ln doc2 docx</w:t>
      </w:r>
    </w:p>
    <w:p w:rsidR="00000000" w:rsidDel="00000000" w:rsidP="00000000" w:rsidRDefault="00000000" w:rsidRPr="00000000" w14:paraId="00000127">
      <w:pPr>
        <w:rPr>
          <w:color w:val="ff0000"/>
          <w:sz w:val="24"/>
          <w:szCs w:val="24"/>
        </w:rPr>
      </w:pPr>
      <w:r w:rsidDel="00000000" w:rsidR="00000000" w:rsidRPr="00000000">
        <w:rPr>
          <w:color w:val="ff0000"/>
          <w:sz w:val="24"/>
          <w:szCs w:val="24"/>
        </w:rPr>
        <w:drawing>
          <wp:inline distB="0" distT="0" distL="0" distR="0">
            <wp:extent cx="4353533" cy="333422"/>
            <wp:effectExtent b="0" l="0" r="0" t="0"/>
            <wp:docPr id="82" name="image1.png"/>
            <a:graphic>
              <a:graphicData uri="http://schemas.openxmlformats.org/drawingml/2006/picture">
                <pic:pic>
                  <pic:nvPicPr>
                    <pic:cNvPr id="0" name="image1.png"/>
                    <pic:cNvPicPr preferRelativeResize="0"/>
                  </pic:nvPicPr>
                  <pic:blipFill>
                    <a:blip r:embed="rId55"/>
                    <a:srcRect b="0" l="0" r="0" t="0"/>
                    <a:stretch>
                      <a:fillRect/>
                    </a:stretch>
                  </pic:blipFill>
                  <pic:spPr>
                    <a:xfrm>
                      <a:off x="0" y="0"/>
                      <a:ext cx="4353533" cy="333422"/>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rPr>
          <w:color w:val="ff0000"/>
          <w:sz w:val="24"/>
          <w:szCs w:val="24"/>
        </w:rPr>
      </w:pPr>
      <w:r w:rsidDel="00000000" w:rsidR="00000000" w:rsidRPr="00000000">
        <w:rPr>
          <w:color w:val="ff0000"/>
          <w:sz w:val="24"/>
          <w:szCs w:val="24"/>
          <w:rtl w:val="0"/>
        </w:rPr>
        <w:t xml:space="preserve">ln </w:t>
      </w:r>
      <w:sdt>
        <w:sdtPr>
          <w:tag w:val="goog_rdk_51"/>
        </w:sdtPr>
        <w:sdtContent>
          <w:ins w:author="Zac Wang" w:id="26" w:date="2022-11-12T10:31:43Z">
            <w:sdt>
              <w:sdtPr>
                <w:tag w:val="goog_rdk_52"/>
              </w:sdtPr>
              <w:sdtContent>
                <w:del w:author="William Barnett" w:id="27" w:date="2022-11-13T00:04:44Z">
                  <w:r w:rsidDel="00000000" w:rsidR="00000000" w:rsidRPr="00000000">
                    <w:rPr>
                      <w:color w:val="ff0000"/>
                      <w:sz w:val="24"/>
                      <w:szCs w:val="24"/>
                      <w:rtl w:val="0"/>
                    </w:rPr>
                    <w:delText xml:space="preserve">c</w:delText>
                  </w:r>
                </w:del>
              </w:sdtContent>
            </w:sdt>
          </w:ins>
        </w:sdtContent>
      </w:sdt>
      <w:r w:rsidDel="00000000" w:rsidR="00000000" w:rsidRPr="00000000">
        <w:rPr>
          <w:color w:val="ff0000"/>
          <w:sz w:val="24"/>
          <w:szCs w:val="24"/>
          <w:rtl w:val="0"/>
        </w:rPr>
        <w:t xml:space="preserve">-s docs docz</w:t>
        <w:tab/>
      </w:r>
    </w:p>
    <w:p w:rsidR="00000000" w:rsidDel="00000000" w:rsidP="00000000" w:rsidRDefault="00000000" w:rsidRPr="00000000" w14:paraId="00000129">
      <w:pPr>
        <w:rPr>
          <w:color w:val="ff0000"/>
          <w:sz w:val="24"/>
          <w:szCs w:val="24"/>
        </w:rPr>
      </w:pPr>
      <w:r w:rsidDel="00000000" w:rsidR="00000000" w:rsidRPr="00000000">
        <w:rPr>
          <w:color w:val="ff0000"/>
          <w:sz w:val="24"/>
          <w:szCs w:val="24"/>
        </w:rPr>
        <w:drawing>
          <wp:inline distB="0" distT="0" distL="0" distR="0">
            <wp:extent cx="5731510" cy="3747135"/>
            <wp:effectExtent b="0" l="0" r="0" t="0"/>
            <wp:docPr id="83" name="image20.png"/>
            <a:graphic>
              <a:graphicData uri="http://schemas.openxmlformats.org/drawingml/2006/picture">
                <pic:pic>
                  <pic:nvPicPr>
                    <pic:cNvPr id="0" name="image20.png"/>
                    <pic:cNvPicPr preferRelativeResize="0"/>
                  </pic:nvPicPr>
                  <pic:blipFill>
                    <a:blip r:embed="rId56"/>
                    <a:srcRect b="0" l="0" r="0" t="0"/>
                    <a:stretch>
                      <a:fillRect/>
                    </a:stretch>
                  </pic:blipFill>
                  <pic:spPr>
                    <a:xfrm>
                      <a:off x="0" y="0"/>
                      <a:ext cx="5731510" cy="374713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color w:val="ff0000"/>
          <w:sz w:val="24"/>
          <w:szCs w:val="24"/>
        </w:rPr>
      </w:pPr>
      <w:r w:rsidDel="00000000" w:rsidR="00000000" w:rsidRPr="00000000">
        <w:rPr>
          <w:color w:val="ff0000"/>
          <w:sz w:val="24"/>
          <w:szCs w:val="24"/>
          <w:rtl w:val="0"/>
        </w:rPr>
        <w:t xml:space="preserve">alice, dave, eve</w:t>
      </w:r>
    </w:p>
    <w:p w:rsidR="00000000" w:rsidDel="00000000" w:rsidP="00000000" w:rsidRDefault="00000000" w:rsidRPr="00000000" w14:paraId="0000012B">
      <w:pPr>
        <w:rPr>
          <w:color w:val="ff0000"/>
          <w:sz w:val="24"/>
          <w:szCs w:val="24"/>
        </w:rPr>
      </w:pPr>
      <w:r w:rsidDel="00000000" w:rsidR="00000000" w:rsidRPr="00000000">
        <w:rPr>
          <w:rtl w:val="0"/>
        </w:rPr>
      </w:r>
    </w:p>
    <w:p w:rsidR="00000000" w:rsidDel="00000000" w:rsidP="00000000" w:rsidRDefault="00000000" w:rsidRPr="00000000" w14:paraId="0000012C">
      <w:pPr>
        <w:rPr>
          <w:color w:val="ff0000"/>
          <w:sz w:val="24"/>
          <w:szCs w:val="24"/>
        </w:rPr>
      </w:pPr>
      <w:r w:rsidDel="00000000" w:rsidR="00000000" w:rsidRPr="00000000">
        <w:rPr>
          <w:color w:val="ff0000"/>
          <w:sz w:val="24"/>
          <w:szCs w:val="24"/>
        </w:rPr>
        <w:drawing>
          <wp:inline distB="0" distT="0" distL="0" distR="0">
            <wp:extent cx="1609950" cy="257211"/>
            <wp:effectExtent b="0" l="0" r="0" t="0"/>
            <wp:docPr id="84"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1609950" cy="25721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color w:val="ff0000"/>
          <w:sz w:val="24"/>
          <w:szCs w:val="24"/>
        </w:rPr>
      </w:pPr>
      <w:r w:rsidDel="00000000" w:rsidR="00000000" w:rsidRPr="00000000">
        <w:rPr>
          <w:color w:val="ff0000"/>
          <w:sz w:val="24"/>
          <w:szCs w:val="24"/>
          <w:rtl w:val="0"/>
        </w:rPr>
        <w:t xml:space="preserve">dave, eve, bob, alice</w:t>
      </w:r>
    </w:p>
    <w:p w:rsidR="00000000" w:rsidDel="00000000" w:rsidP="00000000" w:rsidRDefault="00000000" w:rsidRPr="00000000" w14:paraId="0000012E">
      <w:pPr>
        <w:rPr>
          <w:color w:val="ff0000"/>
          <w:sz w:val="24"/>
          <w:szCs w:val="24"/>
        </w:rPr>
      </w:pPr>
      <w:r w:rsidDel="00000000" w:rsidR="00000000" w:rsidRPr="00000000">
        <w:rPr>
          <w:rtl w:val="0"/>
        </w:rPr>
      </w:r>
    </w:p>
    <w:p w:rsidR="00000000" w:rsidDel="00000000" w:rsidP="00000000" w:rsidRDefault="00000000" w:rsidRPr="00000000" w14:paraId="0000012F">
      <w:pPr>
        <w:rPr>
          <w:color w:val="ff0000"/>
          <w:sz w:val="24"/>
          <w:szCs w:val="24"/>
        </w:rPr>
      </w:pPr>
      <w:r w:rsidDel="00000000" w:rsidR="00000000" w:rsidRPr="00000000">
        <w:rPr>
          <w:color w:val="ff0000"/>
          <w:sz w:val="24"/>
          <w:szCs w:val="24"/>
        </w:rPr>
        <w:drawing>
          <wp:inline distB="0" distT="0" distL="0" distR="0">
            <wp:extent cx="1124107" cy="257211"/>
            <wp:effectExtent b="0" l="0" r="0" t="0"/>
            <wp:docPr id="86"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1124107" cy="25721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color w:val="ff0000"/>
          <w:sz w:val="24"/>
          <w:szCs w:val="24"/>
        </w:rPr>
      </w:pPr>
      <w:r w:rsidDel="00000000" w:rsidR="00000000" w:rsidRPr="00000000">
        <w:rPr>
          <w:color w:val="ff0000"/>
          <w:sz w:val="24"/>
          <w:szCs w:val="24"/>
          <w:rtl w:val="0"/>
        </w:rPr>
        <w:t xml:space="preserve">eve</w:t>
      </w:r>
    </w:p>
    <w:p w:rsidR="00000000" w:rsidDel="00000000" w:rsidP="00000000" w:rsidRDefault="00000000" w:rsidRPr="00000000" w14:paraId="00000131">
      <w:pPr>
        <w:rPr>
          <w:color w:val="ff0000"/>
          <w:sz w:val="24"/>
          <w:szCs w:val="24"/>
        </w:rPr>
      </w:pPr>
      <w:r w:rsidDel="00000000" w:rsidR="00000000" w:rsidRPr="00000000">
        <w:rPr>
          <w:color w:val="ff0000"/>
          <w:sz w:val="24"/>
          <w:szCs w:val="24"/>
        </w:rPr>
        <w:drawing>
          <wp:inline distB="0" distT="0" distL="0" distR="0">
            <wp:extent cx="1800476" cy="342948"/>
            <wp:effectExtent b="0" l="0" r="0" t="0"/>
            <wp:docPr id="87"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1800476" cy="342948"/>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color w:val="ff0000"/>
          <w:sz w:val="24"/>
          <w:szCs w:val="24"/>
        </w:rPr>
      </w:pPr>
      <w:r w:rsidDel="00000000" w:rsidR="00000000" w:rsidRPr="00000000">
        <w:rPr>
          <w:color w:val="ff0000"/>
          <w:sz w:val="24"/>
          <w:szCs w:val="24"/>
          <w:rtl w:val="0"/>
        </w:rPr>
        <w:t xml:space="preserve">fred, eve, dave, carol</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0" distT="0" distL="0" distR="0">
            <wp:extent cx="5731510" cy="5469890"/>
            <wp:effectExtent b="0" l="0" r="0" t="0"/>
            <wp:docPr id="73" name="image18.png"/>
            <a:graphic>
              <a:graphicData uri="http://schemas.openxmlformats.org/drawingml/2006/picture">
                <pic:pic>
                  <pic:nvPicPr>
                    <pic:cNvPr id="0" name="image18.png"/>
                    <pic:cNvPicPr preferRelativeResize="0"/>
                  </pic:nvPicPr>
                  <pic:blipFill>
                    <a:blip r:embed="rId60"/>
                    <a:srcRect b="0" l="0" r="0" t="0"/>
                    <a:stretch>
                      <a:fillRect/>
                    </a:stretch>
                  </pic:blipFill>
                  <pic:spPr>
                    <a:xfrm>
                      <a:off x="0" y="0"/>
                      <a:ext cx="5731510" cy="5469890"/>
                    </a:xfrm>
                    <a:prstGeom prst="rect"/>
                    <a:ln/>
                  </pic:spPr>
                </pic:pic>
              </a:graphicData>
            </a:graphic>
          </wp:inline>
        </w:drawing>
      </w:r>
      <w:r w:rsidDel="00000000" w:rsidR="00000000" w:rsidRPr="00000000">
        <w:rPr>
          <w:rtl w:val="0"/>
        </w:rPr>
        <w:t xml:space="preserve">9</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This is just an attempt, there are still a couple flaws in the program: for one, there is some superfluous code in it, and I didnt link the .h file and the listen_on_port properly (I just threw it into the netshell.c code). </w:t>
      </w:r>
    </w:p>
    <w:p w:rsidR="00000000" w:rsidDel="00000000" w:rsidP="00000000" w:rsidRDefault="00000000" w:rsidRPr="00000000" w14:paraId="00000139">
      <w:pPr>
        <w:rPr/>
      </w:pPr>
      <w:r w:rsidDel="00000000" w:rsidR="00000000" w:rsidRPr="00000000">
        <w:rPr/>
        <w:drawing>
          <wp:inline distB="114300" distT="114300" distL="114300" distR="114300">
            <wp:extent cx="5731200" cy="4826000"/>
            <wp:effectExtent b="0" l="0" r="0" t="0"/>
            <wp:docPr id="78" name="image24.png"/>
            <a:graphic>
              <a:graphicData uri="http://schemas.openxmlformats.org/drawingml/2006/picture">
                <pic:pic>
                  <pic:nvPicPr>
                    <pic:cNvPr id="0" name="image24.png"/>
                    <pic:cNvPicPr preferRelativeResize="0"/>
                  </pic:nvPicPr>
                  <pic:blipFill>
                    <a:blip r:embed="rId61"/>
                    <a:srcRect b="0" l="0" r="0" t="0"/>
                    <a:stretch>
                      <a:fillRect/>
                    </a:stretch>
                  </pic:blipFill>
                  <pic:spPr>
                    <a:xfrm>
                      <a:off x="0" y="0"/>
                      <a:ext cx="5731200" cy="4826000"/>
                    </a:xfrm>
                    <a:prstGeom prst="rect"/>
                    <a:ln/>
                  </pic:spPr>
                </pic:pic>
              </a:graphicData>
            </a:graphic>
          </wp:inline>
        </w:drawing>
      </w:r>
      <w:sdt>
        <w:sdtPr>
          <w:tag w:val="goog_rdk_53"/>
        </w:sdtPr>
        <w:sdtContent>
          <w:ins w:author="Harry Rackemann" w:id="28" w:date="2022-11-10T10:14:27Z">
            <w:r w:rsidDel="00000000" w:rsidR="00000000" w:rsidRPr="00000000">
              <w:rPr>
                <w:rtl w:val="0"/>
              </w:rPr>
              <w:t xml:space="preserve"> </w:t>
            </w:r>
          </w:ins>
        </w:sdtContent>
      </w:sdt>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netshell.c</w:t>
      </w:r>
    </w:p>
    <w:p w:rsidR="00000000" w:rsidDel="00000000" w:rsidP="00000000" w:rsidRDefault="00000000" w:rsidRPr="00000000" w14:paraId="0000013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&lt;sys/types.h&gt;</w:t>
      </w:r>
    </w:p>
    <w:p w:rsidR="00000000" w:rsidDel="00000000" w:rsidP="00000000" w:rsidRDefault="00000000" w:rsidRPr="00000000" w14:paraId="0000013C">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&lt;sys/socket.h&gt;</w:t>
      </w:r>
    </w:p>
    <w:p w:rsidR="00000000" w:rsidDel="00000000" w:rsidP="00000000" w:rsidRDefault="00000000" w:rsidRPr="00000000" w14:paraId="0000013D">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&lt;netdb.h&gt;</w:t>
      </w:r>
    </w:p>
    <w:p w:rsidR="00000000" w:rsidDel="00000000" w:rsidP="00000000" w:rsidRDefault="00000000" w:rsidRPr="00000000" w14:paraId="0000013E">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&lt;string.h&gt;</w:t>
      </w:r>
    </w:p>
    <w:p w:rsidR="00000000" w:rsidDel="00000000" w:rsidP="00000000" w:rsidRDefault="00000000" w:rsidRPr="00000000" w14:paraId="0000013F">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&lt;stdio.h&gt;</w:t>
      </w:r>
    </w:p>
    <w:p w:rsidR="00000000" w:rsidDel="00000000" w:rsidP="00000000" w:rsidRDefault="00000000" w:rsidRPr="00000000" w14:paraId="0000014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&lt;stdlib.h&gt;</w:t>
      </w:r>
    </w:p>
    <w:p w:rsidR="00000000" w:rsidDel="00000000" w:rsidP="00000000" w:rsidRDefault="00000000" w:rsidRPr="00000000" w14:paraId="00000142">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3">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//for duping and execing</w:t>
      </w:r>
    </w:p>
    <w:p w:rsidR="00000000" w:rsidDel="00000000" w:rsidP="00000000" w:rsidRDefault="00000000" w:rsidRPr="00000000" w14:paraId="0000014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&lt;fcntl.h&gt;</w:t>
      </w:r>
    </w:p>
    <w:p w:rsidR="00000000" w:rsidDel="00000000" w:rsidP="00000000" w:rsidRDefault="00000000" w:rsidRPr="00000000" w14:paraId="00000145">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#include &lt;unistd.h&gt;</w:t>
      </w:r>
    </w:p>
    <w:p w:rsidR="00000000" w:rsidDel="00000000" w:rsidP="00000000" w:rsidRDefault="00000000" w:rsidRPr="00000000" w14:paraId="00000146">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7">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#define INITIAL_BUFFER_SIZE 80</w:t>
      </w:r>
    </w:p>
    <w:p w:rsidR="00000000" w:rsidDel="00000000" w:rsidP="00000000" w:rsidRDefault="00000000" w:rsidRPr="00000000" w14:paraId="00000149">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A">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int listen_on_port(char* port);</w:t>
      </w:r>
    </w:p>
    <w:p w:rsidR="00000000" w:rsidDel="00000000" w:rsidP="00000000" w:rsidRDefault="00000000" w:rsidRPr="00000000" w14:paraId="0000014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int process_connection(int fdServer);</w:t>
      </w:r>
    </w:p>
    <w:p w:rsidR="00000000" w:rsidDel="00000000" w:rsidP="00000000" w:rsidRDefault="00000000" w:rsidRPr="00000000" w14:paraId="0000014C">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4D">
      <w:pPr>
        <w:spacing w:after="0" w:line="240" w:lineRule="auto"/>
        <w:rPr>
          <w:rFonts w:ascii="Courier New" w:cs="Courier New" w:eastAsia="Courier New" w:hAnsi="Courier New"/>
          <w:color w:val="0000ff"/>
          <w:sz w:val="20"/>
          <w:szCs w:val="20"/>
        </w:rPr>
      </w:pPr>
      <w:r w:rsidDel="00000000" w:rsidR="00000000" w:rsidRPr="00000000">
        <w:rPr>
          <w:rtl w:val="0"/>
        </w:rPr>
      </w:r>
    </w:p>
    <w:sdt>
      <w:sdtPr>
        <w:tag w:val="goog_rdk_56"/>
      </w:sdtPr>
      <w:sdtContent>
        <w:p w:rsidR="00000000" w:rsidDel="00000000" w:rsidP="00000000" w:rsidRDefault="00000000" w:rsidRPr="00000000" w14:paraId="0000014E">
          <w:pPr>
            <w:spacing w:after="0" w:line="240" w:lineRule="auto"/>
            <w:rPr>
              <w:ins w:author="Adam Fittler" w:id="29" w:date="2022-11-12T12:52:33Z"/>
              <w:rFonts w:ascii="Courier New" w:cs="Courier New" w:eastAsia="Courier New" w:hAnsi="Courier New"/>
              <w:color w:val="0000ff"/>
              <w:sz w:val="20"/>
              <w:szCs w:val="20"/>
            </w:rPr>
          </w:pPr>
          <w:sdt>
            <w:sdtPr>
              <w:tag w:val="goog_rdk_55"/>
            </w:sdtPr>
            <w:sdtContent>
              <w:ins w:author="Adam Fittler" w:id="29" w:date="2022-11-12T12:52:33Z">
                <w:r w:rsidDel="00000000" w:rsidR="00000000" w:rsidRPr="00000000">
                  <w:br w:type="page"/>
                </w:r>
                <w:r w:rsidDel="00000000" w:rsidR="00000000" w:rsidRPr="00000000">
                  <w:rPr>
                    <w:rtl w:val="0"/>
                  </w:rPr>
                </w:r>
              </w:ins>
            </w:sdtContent>
          </w:sdt>
        </w:p>
      </w:sdtContent>
    </w:sdt>
    <w:p w:rsidR="00000000" w:rsidDel="00000000" w:rsidP="00000000" w:rsidRDefault="00000000" w:rsidRPr="00000000" w14:paraId="0000014F">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int listen_on_port(char* port) {</w:t>
      </w:r>
    </w:p>
    <w:p w:rsidR="00000000" w:rsidDel="00000000" w:rsidP="00000000" w:rsidRDefault="00000000" w:rsidRPr="00000000" w14:paraId="0000015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struct addrinfo* ai = 0;</w:t>
      </w:r>
    </w:p>
    <w:p w:rsidR="00000000" w:rsidDel="00000000" w:rsidP="00000000" w:rsidRDefault="00000000" w:rsidRPr="00000000" w14:paraId="0000015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struct addrinfo hints;</w:t>
      </w:r>
    </w:p>
    <w:p w:rsidR="00000000" w:rsidDel="00000000" w:rsidP="00000000" w:rsidRDefault="00000000" w:rsidRPr="00000000" w14:paraId="00000152">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memset(&amp;hints, 0, sizeof(struct addrinfo));</w:t>
      </w:r>
    </w:p>
    <w:p w:rsidR="00000000" w:rsidDel="00000000" w:rsidP="00000000" w:rsidRDefault="00000000" w:rsidRPr="00000000" w14:paraId="00000153">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hints.ai_family = AF_INET;</w:t>
      </w:r>
    </w:p>
    <w:p w:rsidR="00000000" w:rsidDel="00000000" w:rsidP="00000000" w:rsidRDefault="00000000" w:rsidRPr="00000000" w14:paraId="0000015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hints.ai_socktype = SOCK_STREAM;</w:t>
      </w:r>
    </w:p>
    <w:p w:rsidR="00000000" w:rsidDel="00000000" w:rsidP="00000000" w:rsidRDefault="00000000" w:rsidRPr="00000000" w14:paraId="00000155">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getaddrinfo("localhost", port, &amp;hints, &amp;ai);</w:t>
      </w:r>
    </w:p>
    <w:p w:rsidR="00000000" w:rsidDel="00000000" w:rsidP="00000000" w:rsidRDefault="00000000" w:rsidRPr="00000000" w14:paraId="00000156">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int server_fd = socket(AF_INET, SOCK_STREAM, 0);</w:t>
      </w:r>
    </w:p>
    <w:p w:rsidR="00000000" w:rsidDel="00000000" w:rsidP="00000000" w:rsidRDefault="00000000" w:rsidRPr="00000000" w14:paraId="00000157">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bind(server_fd, (struct sockaddr*)ai-&gt;ai_addr,</w:t>
      </w:r>
    </w:p>
    <w:p w:rsidR="00000000" w:rsidDel="00000000" w:rsidP="00000000" w:rsidRDefault="00000000" w:rsidRPr="00000000" w14:paraId="0000015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sizeof(struct sockaddr));</w:t>
      </w:r>
    </w:p>
    <w:p w:rsidR="00000000" w:rsidDel="00000000" w:rsidP="00000000" w:rsidRDefault="00000000" w:rsidRPr="00000000" w14:paraId="00000159">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listen(server_fd, 1);</w:t>
      </w:r>
    </w:p>
    <w:p w:rsidR="00000000" w:rsidDel="00000000" w:rsidP="00000000" w:rsidRDefault="00000000" w:rsidRPr="00000000" w14:paraId="0000015A">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return server_fd;</w:t>
      </w:r>
    </w:p>
    <w:p w:rsidR="00000000" w:rsidDel="00000000" w:rsidP="00000000" w:rsidRDefault="00000000" w:rsidRPr="00000000" w14:paraId="0000015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5C">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5D">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int process_connection(int fdServer) {</w:t>
      </w:r>
    </w:p>
    <w:p w:rsidR="00000000" w:rsidDel="00000000" w:rsidP="00000000" w:rsidRDefault="00000000" w:rsidRPr="00000000" w14:paraId="0000015E">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5F">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int fd; //this will become the client fd</w:t>
      </w:r>
    </w:p>
    <w:p w:rsidR="00000000" w:rsidDel="00000000" w:rsidP="00000000" w:rsidRDefault="00000000" w:rsidRPr="00000000" w14:paraId="0000016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struct sockaddr_in fromAddr;</w:t>
      </w:r>
    </w:p>
    <w:p w:rsidR="00000000" w:rsidDel="00000000" w:rsidP="00000000" w:rsidRDefault="00000000" w:rsidRPr="00000000" w14:paraId="0000016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socklen_t fromAddrSize;</w:t>
      </w:r>
    </w:p>
    <w:p w:rsidR="00000000" w:rsidDel="00000000" w:rsidP="00000000" w:rsidRDefault="00000000" w:rsidRPr="00000000" w14:paraId="00000162">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63">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fromAddrSize = sizeof(struct sockaddr_in);</w:t>
      </w:r>
    </w:p>
    <w:p w:rsidR="00000000" w:rsidDel="00000000" w:rsidP="00000000" w:rsidRDefault="00000000" w:rsidRPr="00000000" w14:paraId="0000016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 Block, waiting for a new connection.</w:t>
      </w:r>
    </w:p>
    <w:p w:rsidR="00000000" w:rsidDel="00000000" w:rsidP="00000000" w:rsidRDefault="00000000" w:rsidRPr="00000000" w14:paraId="00000165">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fd = accept(fdServer, (struct sockaddr*)&amp;fromAddr,  &amp;fromAddrSize);</w:t>
      </w:r>
    </w:p>
    <w:p w:rsidR="00000000" w:rsidDel="00000000" w:rsidP="00000000" w:rsidRDefault="00000000" w:rsidRPr="00000000" w14:paraId="00000166">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167">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return fd;</w:t>
      </w:r>
    </w:p>
    <w:p w:rsidR="00000000" w:rsidDel="00000000" w:rsidP="00000000" w:rsidRDefault="00000000" w:rsidRPr="00000000" w14:paraId="0000016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69">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6A">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int main(int argc, char** argv) {</w:t>
      </w:r>
    </w:p>
    <w:p w:rsidR="00000000" w:rsidDel="00000000" w:rsidP="00000000" w:rsidRDefault="00000000" w:rsidRPr="00000000" w14:paraId="0000016B">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6C">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int fdServer, fdClient;</w:t>
      </w:r>
    </w:p>
    <w:p w:rsidR="00000000" w:rsidDel="00000000" w:rsidP="00000000" w:rsidRDefault="00000000" w:rsidRPr="00000000" w14:paraId="0000016D">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6E">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//check num of arguments</w:t>
      </w:r>
    </w:p>
    <w:p w:rsidR="00000000" w:rsidDel="00000000" w:rsidP="00000000" w:rsidRDefault="00000000" w:rsidRPr="00000000" w14:paraId="0000016F">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if (argc != 2) {</w:t>
      </w:r>
    </w:p>
    <w:p w:rsidR="00000000" w:rsidDel="00000000" w:rsidP="00000000" w:rsidRDefault="00000000" w:rsidRPr="00000000" w14:paraId="0000017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fprintf(stderr, "invalid num of arguments\n");</w:t>
      </w:r>
    </w:p>
    <w:p w:rsidR="00000000" w:rsidDel="00000000" w:rsidP="00000000" w:rsidRDefault="00000000" w:rsidRPr="00000000" w14:paraId="0000017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exit(1);</w:t>
      </w:r>
    </w:p>
    <w:p w:rsidR="00000000" w:rsidDel="00000000" w:rsidP="00000000" w:rsidRDefault="00000000" w:rsidRPr="00000000" w14:paraId="00000172">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w:t>
      </w:r>
    </w:p>
    <w:p w:rsidR="00000000" w:rsidDel="00000000" w:rsidP="00000000" w:rsidRDefault="00000000" w:rsidRPr="00000000" w14:paraId="00000173">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 listen on the given port</w:t>
      </w:r>
    </w:p>
    <w:p w:rsidR="00000000" w:rsidDel="00000000" w:rsidP="00000000" w:rsidRDefault="00000000" w:rsidRPr="00000000" w14:paraId="0000017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fdServer = listen_on_port(argv[1]);</w:t>
      </w:r>
    </w:p>
    <w:p w:rsidR="00000000" w:rsidDel="00000000" w:rsidP="00000000" w:rsidRDefault="00000000" w:rsidRPr="00000000" w14:paraId="00000175">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176">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while(1) {</w:t>
      </w:r>
    </w:p>
    <w:p w:rsidR="00000000" w:rsidDel="00000000" w:rsidP="00000000" w:rsidRDefault="00000000" w:rsidRPr="00000000" w14:paraId="00000177">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//receive a connection</w:t>
      </w:r>
    </w:p>
    <w:p w:rsidR="00000000" w:rsidDel="00000000" w:rsidP="00000000" w:rsidRDefault="00000000" w:rsidRPr="00000000" w14:paraId="0000017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fdClient = process_connection(fdServer);</w:t>
      </w:r>
    </w:p>
    <w:p w:rsidR="00000000" w:rsidDel="00000000" w:rsidP="00000000" w:rsidRDefault="00000000" w:rsidRPr="00000000" w14:paraId="00000179">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if (!fork()) { //CHILD</w:t>
      </w:r>
    </w:p>
    <w:p w:rsidR="00000000" w:rsidDel="00000000" w:rsidP="00000000" w:rsidRDefault="00000000" w:rsidRPr="00000000" w14:paraId="0000017A">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 </w:t>
      </w:r>
    </w:p>
    <w:p w:rsidR="00000000" w:rsidDel="00000000" w:rsidP="00000000" w:rsidRDefault="00000000" w:rsidRPr="00000000" w14:paraId="0000017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//setup filefd's</w:t>
      </w:r>
    </w:p>
    <w:p w:rsidR="00000000" w:rsidDel="00000000" w:rsidP="00000000" w:rsidRDefault="00000000" w:rsidRPr="00000000" w14:paraId="0000017C">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dup2(fdClient, 1);</w:t>
      </w:r>
    </w:p>
    <w:p w:rsidR="00000000" w:rsidDel="00000000" w:rsidP="00000000" w:rsidRDefault="00000000" w:rsidRPr="00000000" w14:paraId="0000017D">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dup2(fdClient, 2);</w:t>
      </w:r>
    </w:p>
    <w:p w:rsidR="00000000" w:rsidDel="00000000" w:rsidP="00000000" w:rsidRDefault="00000000" w:rsidRPr="00000000" w14:paraId="0000017E">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dup2(fdClient, 0);</w:t>
      </w:r>
    </w:p>
    <w:p w:rsidR="00000000" w:rsidDel="00000000" w:rsidP="00000000" w:rsidRDefault="00000000" w:rsidRPr="00000000" w14:paraId="0000017F">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close(fdClient);</w:t>
      </w:r>
    </w:p>
    <w:p w:rsidR="00000000" w:rsidDel="00000000" w:rsidP="00000000" w:rsidRDefault="00000000" w:rsidRPr="00000000" w14:paraId="00000180">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8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//exec a bash terminal</w:t>
      </w:r>
    </w:p>
    <w:p w:rsidR="00000000" w:rsidDel="00000000" w:rsidP="00000000" w:rsidRDefault="00000000" w:rsidRPr="00000000" w14:paraId="00000182">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execlp("/bin/bash", "/bin/bash", NULL);</w:t>
      </w:r>
    </w:p>
    <w:p w:rsidR="00000000" w:rsidDel="00000000" w:rsidP="00000000" w:rsidRDefault="00000000" w:rsidRPr="00000000" w14:paraId="00000183">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 else { //PARENT</w:t>
      </w:r>
    </w:p>
    <w:p w:rsidR="00000000" w:rsidDel="00000000" w:rsidP="00000000" w:rsidRDefault="00000000" w:rsidRPr="00000000" w14:paraId="0000018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close(fdClient);</w:t>
      </w:r>
    </w:p>
    <w:p w:rsidR="00000000" w:rsidDel="00000000" w:rsidP="00000000" w:rsidRDefault="00000000" w:rsidRPr="00000000" w14:paraId="00000185">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w:t>
      </w:r>
    </w:p>
    <w:p w:rsidR="00000000" w:rsidDel="00000000" w:rsidP="00000000" w:rsidRDefault="00000000" w:rsidRPr="00000000" w14:paraId="00000186">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w:t>
      </w:r>
    </w:p>
    <w:p w:rsidR="00000000" w:rsidDel="00000000" w:rsidP="00000000" w:rsidRDefault="00000000" w:rsidRPr="00000000" w14:paraId="00000187">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ab/>
        <w:t xml:space="preserve">return 0;</w:t>
      </w:r>
    </w:p>
    <w:p w:rsidR="00000000" w:rsidDel="00000000" w:rsidP="00000000" w:rsidRDefault="00000000" w:rsidRPr="00000000" w14:paraId="0000018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MAKEFILE:</w:t>
      </w:r>
    </w:p>
    <w:p w:rsidR="00000000" w:rsidDel="00000000" w:rsidP="00000000" w:rsidRDefault="00000000" w:rsidRPr="00000000" w14:paraId="0000018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CC = gcc</w:t>
      </w:r>
    </w:p>
    <w:p w:rsidR="00000000" w:rsidDel="00000000" w:rsidP="00000000" w:rsidRDefault="00000000" w:rsidRPr="00000000" w14:paraId="0000018C">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CFLAGS = -Wall -pedantic -std=gnu99 -g</w:t>
      </w:r>
    </w:p>
    <w:p w:rsidR="00000000" w:rsidDel="00000000" w:rsidP="00000000" w:rsidRDefault="00000000" w:rsidRPr="00000000" w14:paraId="0000018D">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-pthread -lm (not required)</w:t>
      </w:r>
    </w:p>
    <w:p w:rsidR="00000000" w:rsidDel="00000000" w:rsidP="00000000" w:rsidRDefault="00000000" w:rsidRPr="00000000" w14:paraId="0000018E">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8F">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.PHONY: all clean careful</w:t>
      </w:r>
    </w:p>
    <w:p w:rsidR="00000000" w:rsidDel="00000000" w:rsidP="00000000" w:rsidRDefault="00000000" w:rsidRPr="00000000" w14:paraId="0000019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.DEAFULT_GOAL := all</w:t>
      </w:r>
    </w:p>
    <w:p w:rsidR="00000000" w:rsidDel="00000000" w:rsidP="00000000" w:rsidRDefault="00000000" w:rsidRPr="00000000" w14:paraId="00000191">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92">
      <w:pPr>
        <w:spacing w:after="0" w:line="240" w:lineRule="auto"/>
        <w:rPr>
          <w:rFonts w:ascii="Courier New" w:cs="Courier New" w:eastAsia="Courier New" w:hAnsi="Courier New"/>
          <w:color w:val="0000ff"/>
          <w:sz w:val="20"/>
          <w:szCs w:val="20"/>
        </w:rPr>
      </w:pPr>
      <w:sdt>
        <w:sdtPr>
          <w:tag w:val="goog_rdk_57"/>
        </w:sdtPr>
        <w:sdtContent>
          <w:commentRangeStart w:id="3"/>
        </w:sdtContent>
      </w:sdt>
      <w:r w:rsidDel="00000000" w:rsidR="00000000" w:rsidRPr="00000000">
        <w:rPr>
          <w:rFonts w:ascii="Courier New" w:cs="Courier New" w:eastAsia="Courier New" w:hAnsi="Courier New"/>
          <w:color w:val="0000ff"/>
          <w:sz w:val="20"/>
          <w:szCs w:val="20"/>
          <w:rtl w:val="0"/>
        </w:rPr>
        <w:t xml:space="preserve">all: netshell</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93">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94">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careful: CFLAGS += -Werror</w:t>
      </w:r>
    </w:p>
    <w:sdt>
      <w:sdtPr>
        <w:tag w:val="goog_rdk_59"/>
      </w:sdtPr>
      <w:sdtContent>
        <w:p w:rsidR="00000000" w:rsidDel="00000000" w:rsidP="00000000" w:rsidRDefault="00000000" w:rsidRPr="00000000" w14:paraId="00000195">
          <w:pPr>
            <w:spacing w:after="0" w:line="240" w:lineRule="auto"/>
            <w:rPr>
              <w:ins w:author="林朝辉" w:id="30" w:date="2022-07-06T07:46:45Z"/>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careful: all</w:t>
          </w:r>
          <w:sdt>
            <w:sdtPr>
              <w:tag w:val="goog_rdk_58"/>
            </w:sdtPr>
            <w:sdtContent>
              <w:ins w:author="林朝辉" w:id="30" w:date="2022-07-06T07:46:45Z">
                <w:r w:rsidDel="00000000" w:rsidR="00000000" w:rsidRPr="00000000">
                  <w:rPr>
                    <w:rtl w:val="0"/>
                  </w:rPr>
                </w:r>
              </w:ins>
            </w:sdtContent>
          </w:sdt>
        </w:p>
      </w:sdtContent>
    </w:sdt>
    <w:sdt>
      <w:sdtPr>
        <w:tag w:val="goog_rdk_62"/>
      </w:sdtPr>
      <w:sdtContent>
        <w:p w:rsidR="00000000" w:rsidDel="00000000" w:rsidP="00000000" w:rsidRDefault="00000000" w:rsidRPr="00000000" w14:paraId="00000196">
          <w:pPr>
            <w:spacing w:after="0" w:line="240" w:lineRule="auto"/>
            <w:rPr>
              <w:del w:author="林朝辉" w:id="30" w:date="2022-07-06T07:46:45Z"/>
              <w:rFonts w:ascii="Courier New" w:cs="Courier New" w:eastAsia="Courier New" w:hAnsi="Courier New"/>
              <w:color w:val="0000ff"/>
              <w:sz w:val="20"/>
              <w:szCs w:val="20"/>
            </w:rPr>
          </w:pPr>
          <w:sdt>
            <w:sdtPr>
              <w:tag w:val="goog_rdk_61"/>
            </w:sdtPr>
            <w:sdtContent>
              <w:del w:author="林朝辉" w:id="30" w:date="2022-07-06T07:46:45Z">
                <w:r w:rsidDel="00000000" w:rsidR="00000000" w:rsidRPr="00000000">
                  <w:rPr>
                    <w:rtl w:val="0"/>
                  </w:rPr>
                </w:r>
              </w:del>
            </w:sdtContent>
          </w:sdt>
        </w:p>
      </w:sdtContent>
    </w:sdt>
    <w:p w:rsidR="00000000" w:rsidDel="00000000" w:rsidP="00000000" w:rsidRDefault="00000000" w:rsidRPr="00000000" w14:paraId="00000197">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98">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#build netshell with netshell.c</w:t>
      </w:r>
    </w:p>
    <w:p w:rsidR="00000000" w:rsidDel="00000000" w:rsidP="00000000" w:rsidRDefault="00000000" w:rsidRPr="00000000" w14:paraId="00000199">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9A">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netshell: netshell.o</w:t>
      </w:r>
    </w:p>
    <w:p w:rsidR="00000000" w:rsidDel="00000000" w:rsidP="00000000" w:rsidRDefault="00000000" w:rsidRPr="00000000" w14:paraId="0000019B">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 $(CC) $(CFLAGS)  netshell.o -o netshell</w:t>
      </w:r>
    </w:p>
    <w:p w:rsidR="00000000" w:rsidDel="00000000" w:rsidP="00000000" w:rsidRDefault="00000000" w:rsidRPr="00000000" w14:paraId="0000019C">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9D">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netshell.o: netshell.c</w:t>
      </w:r>
    </w:p>
    <w:p w:rsidR="00000000" w:rsidDel="00000000" w:rsidP="00000000" w:rsidRDefault="00000000" w:rsidRPr="00000000" w14:paraId="0000019E">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 $(CC) $(CFLAGS)  -c netshell.c</w:t>
      </w:r>
    </w:p>
    <w:p w:rsidR="00000000" w:rsidDel="00000000" w:rsidP="00000000" w:rsidRDefault="00000000" w:rsidRPr="00000000" w14:paraId="0000019F">
      <w:pPr>
        <w:spacing w:after="0" w:line="240" w:lineRule="auto"/>
        <w:rPr>
          <w:rFonts w:ascii="Courier New" w:cs="Courier New" w:eastAsia="Courier New" w:hAnsi="Courier New"/>
          <w:color w:val="0000ff"/>
          <w:sz w:val="20"/>
          <w:szCs w:val="20"/>
        </w:rPr>
      </w:pPr>
      <w:r w:rsidDel="00000000" w:rsidR="00000000" w:rsidRPr="00000000">
        <w:rPr>
          <w:rtl w:val="0"/>
        </w:rPr>
      </w:r>
    </w:p>
    <w:p w:rsidR="00000000" w:rsidDel="00000000" w:rsidP="00000000" w:rsidRDefault="00000000" w:rsidRPr="00000000" w14:paraId="000001A0">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clean:</w:t>
      </w:r>
    </w:p>
    <w:p w:rsidR="00000000" w:rsidDel="00000000" w:rsidP="00000000" w:rsidRDefault="00000000" w:rsidRPr="00000000" w14:paraId="000001A1">
      <w:pPr>
        <w:spacing w:after="0"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tab/>
        <w:t xml:space="preserve"> rm -f netshell *.o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color w:val="6a9955"/>
        </w:rPr>
      </w:pPr>
      <w:r w:rsidDel="00000000" w:rsidR="00000000" w:rsidRPr="00000000">
        <w:rPr>
          <w:color w:val="6a9955"/>
          <w:rtl w:val="0"/>
        </w:rPr>
        <w:t xml:space="preserve">Here is another attempt which seems to work on moss:</w:t>
      </w:r>
    </w:p>
    <w:p w:rsidR="00000000" w:rsidDel="00000000" w:rsidP="00000000" w:rsidRDefault="00000000" w:rsidRPr="00000000" w14:paraId="000001A5">
      <w:pPr>
        <w:rPr/>
      </w:pPr>
      <w:r w:rsidDel="00000000" w:rsidR="00000000" w:rsidRPr="00000000">
        <w:rPr>
          <w:b w:val="1"/>
          <w:rtl w:val="0"/>
        </w:rPr>
        <w:t xml:space="preserve">Makefile</w:t>
      </w:r>
      <w:r w:rsidDel="00000000" w:rsidR="00000000" w:rsidRPr="00000000">
        <w:rPr>
          <w:rtl w:val="0"/>
        </w:rPr>
        <w:t xml:space="preserve">:</w:t>
      </w:r>
    </w:p>
    <w:p w:rsidR="00000000" w:rsidDel="00000000" w:rsidP="00000000" w:rsidRDefault="00000000" w:rsidRPr="00000000" w14:paraId="000001A6">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CC=gcc</w:t>
      </w:r>
    </w:p>
    <w:p w:rsidR="00000000" w:rsidDel="00000000" w:rsidP="00000000" w:rsidRDefault="00000000" w:rsidRPr="00000000" w14:paraId="000001A7">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CCFLAGS=-Wall -pedantic -</w:t>
      </w:r>
      <w:sdt>
        <w:sdtPr>
          <w:tag w:val="goog_rdk_63"/>
        </w:sdtPr>
        <w:sdtContent>
          <w:del w:author="ya “yinkers” ya" w:id="31" w:date="2022-11-13T11:15:45Z">
            <w:r w:rsidDel="00000000" w:rsidR="00000000" w:rsidRPr="00000000">
              <w:rPr>
                <w:rFonts w:ascii="Courier New" w:cs="Courier New" w:eastAsia="Courier New" w:hAnsi="Courier New"/>
                <w:rtl w:val="0"/>
              </w:rPr>
              <w:delText xml:space="preserve">-</w:delText>
            </w:r>
          </w:del>
        </w:sdtContent>
      </w:sdt>
      <w:r w:rsidDel="00000000" w:rsidR="00000000" w:rsidRPr="00000000">
        <w:rPr>
          <w:rFonts w:ascii="Courier New" w:cs="Courier New" w:eastAsia="Courier New" w:hAnsi="Courier New"/>
          <w:rtl w:val="0"/>
        </w:rPr>
        <w:t xml:space="preserve">std=gnu99</w:t>
      </w:r>
    </w:p>
    <w:p w:rsidR="00000000" w:rsidDel="00000000" w:rsidP="00000000" w:rsidRDefault="00000000" w:rsidRPr="00000000" w14:paraId="000001A8">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9">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.PHONY: all</w:t>
      </w:r>
    </w:p>
    <w:p w:rsidR="00000000" w:rsidDel="00000000" w:rsidP="00000000" w:rsidRDefault="00000000" w:rsidRPr="00000000" w14:paraId="000001AA">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.DEFAULT_GOAL: all</w:t>
      </w:r>
    </w:p>
    <w:p w:rsidR="00000000" w:rsidDel="00000000" w:rsidP="00000000" w:rsidRDefault="00000000" w:rsidRPr="00000000" w14:paraId="000001AB">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C">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netshell: netshell.o listen.o</w:t>
      </w:r>
    </w:p>
    <w:p w:rsidR="00000000" w:rsidDel="00000000" w:rsidP="00000000" w:rsidRDefault="00000000" w:rsidRPr="00000000" w14:paraId="000001AD">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$(CC) $(CCFLAGS) $^ -o $@</w:t>
      </w:r>
    </w:p>
    <w:p w:rsidR="00000000" w:rsidDel="00000000" w:rsidP="00000000" w:rsidRDefault="00000000" w:rsidRPr="00000000" w14:paraId="000001AE">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F">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netshell.o: netshell.c listen.h</w:t>
      </w:r>
    </w:p>
    <w:p w:rsidR="00000000" w:rsidDel="00000000" w:rsidP="00000000" w:rsidRDefault="00000000" w:rsidRPr="00000000" w14:paraId="000001B0">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listen.o: listen.c listen.h</w:t>
      </w:r>
    </w:p>
    <w:p w:rsidR="00000000" w:rsidDel="00000000" w:rsidP="00000000" w:rsidRDefault="00000000" w:rsidRPr="00000000" w14:paraId="000001B1">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2">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clean:</w:t>
      </w:r>
    </w:p>
    <w:p w:rsidR="00000000" w:rsidDel="00000000" w:rsidP="00000000" w:rsidRDefault="00000000" w:rsidRPr="00000000" w14:paraId="000001B3">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rm -f *.o netshell</w:t>
      </w:r>
    </w:p>
    <w:p w:rsidR="00000000" w:rsidDel="00000000" w:rsidP="00000000" w:rsidRDefault="00000000" w:rsidRPr="00000000" w14:paraId="000001B4">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5">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all: netshell</w:t>
      </w:r>
    </w:p>
    <w:p w:rsidR="00000000" w:rsidDel="00000000" w:rsidP="00000000" w:rsidRDefault="00000000" w:rsidRPr="00000000" w14:paraId="000001B6">
      <w:pPr>
        <w:keepLines w:val="0"/>
        <w:widowControl w:val="0"/>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7">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8">
      <w:pPr>
        <w:keepLines w:val="0"/>
        <w:widowControl w:val="0"/>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some idiot deleted it.. restored from previous version now</w:t>
      </w: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netshell.c</w:t>
      </w:r>
      <w:r w:rsidDel="00000000" w:rsidR="00000000" w:rsidRPr="00000000">
        <w:rPr>
          <w:rtl w:val="0"/>
        </w:rPr>
        <w:t xml:space="preserve">:</w:t>
      </w:r>
    </w:p>
    <w:p w:rsidR="00000000" w:rsidDel="00000000" w:rsidP="00000000" w:rsidRDefault="00000000" w:rsidRPr="00000000" w14:paraId="000001BA">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&lt;stdio.h&gt;</w:t>
      </w:r>
    </w:p>
    <w:p w:rsidR="00000000" w:rsidDel="00000000" w:rsidP="00000000" w:rsidRDefault="00000000" w:rsidRPr="00000000" w14:paraId="000001BB">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&lt;stdlib.h&gt;</w:t>
      </w:r>
    </w:p>
    <w:p w:rsidR="00000000" w:rsidDel="00000000" w:rsidP="00000000" w:rsidRDefault="00000000" w:rsidRPr="00000000" w14:paraId="000001BC">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&lt;sys/types.h&gt;</w:t>
      </w:r>
    </w:p>
    <w:p w:rsidR="00000000" w:rsidDel="00000000" w:rsidP="00000000" w:rsidRDefault="00000000" w:rsidRPr="00000000" w14:paraId="000001BD">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&lt;unistd.h&gt;</w:t>
      </w:r>
    </w:p>
    <w:p w:rsidR="00000000" w:rsidDel="00000000" w:rsidP="00000000" w:rsidRDefault="00000000" w:rsidRPr="00000000" w14:paraId="000001BE">
      <w:pPr>
        <w:shd w:fill="ffffff" w:val="clear"/>
        <w:spacing w:line="325.71428571428567" w:lineRule="auto"/>
        <w:rPr>
          <w:rFonts w:ascii="Courier New" w:cs="Courier New" w:eastAsia="Courier New" w:hAnsi="Courier New"/>
          <w:color w:val="a31515"/>
          <w:sz w:val="21"/>
          <w:szCs w:val="21"/>
        </w:rPr>
      </w:pPr>
      <w:r w:rsidDel="00000000" w:rsidR="00000000" w:rsidRPr="00000000">
        <w:rPr>
          <w:rFonts w:ascii="Courier New" w:cs="Courier New" w:eastAsia="Courier New" w:hAnsi="Courier New"/>
          <w:color w:val="af00db"/>
          <w:sz w:val="21"/>
          <w:szCs w:val="21"/>
          <w:rtl w:val="0"/>
        </w:rPr>
        <w:t xml:space="preserve">#include</w:t>
      </w:r>
      <w:r w:rsidDel="00000000" w:rsidR="00000000" w:rsidRPr="00000000">
        <w:rPr>
          <w:rFonts w:ascii="Courier New" w:cs="Courier New" w:eastAsia="Courier New" w:hAnsi="Courier New"/>
          <w:color w:val="0000ff"/>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"listen.h"</w:t>
      </w:r>
    </w:p>
    <w:p w:rsidR="00000000" w:rsidDel="00000000" w:rsidP="00000000" w:rsidRDefault="00000000" w:rsidRPr="00000000" w14:paraId="000001BF">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void</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process_connections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fdServer</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fd;</w:t>
      </w:r>
    </w:p>
    <w:p w:rsidR="00000000" w:rsidDel="00000000" w:rsidP="00000000" w:rsidRDefault="00000000" w:rsidRPr="00000000" w14:paraId="000001C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sockaddr_in fromAddr;</w:t>
      </w:r>
    </w:p>
    <w:p w:rsidR="00000000" w:rsidDel="00000000" w:rsidP="00000000" w:rsidRDefault="00000000" w:rsidRPr="00000000" w14:paraId="000001C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267f99"/>
          <w:sz w:val="21"/>
          <w:szCs w:val="21"/>
          <w:rtl w:val="0"/>
        </w:rPr>
        <w:t xml:space="preserve">socklen_t</w:t>
      </w:r>
      <w:r w:rsidDel="00000000" w:rsidR="00000000" w:rsidRPr="00000000">
        <w:rPr>
          <w:rFonts w:ascii="Courier New" w:cs="Courier New" w:eastAsia="Courier New" w:hAnsi="Courier New"/>
          <w:sz w:val="21"/>
          <w:szCs w:val="21"/>
          <w:rtl w:val="0"/>
        </w:rPr>
        <w:t xml:space="preserve"> fromAddrSize;</w:t>
      </w:r>
    </w:p>
    <w:p w:rsidR="00000000" w:rsidDel="00000000" w:rsidP="00000000" w:rsidRDefault="00000000" w:rsidRPr="00000000" w14:paraId="000001C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buffer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2048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ssize_t</w:t>
      </w:r>
      <w:r w:rsidDel="00000000" w:rsidR="00000000" w:rsidRPr="00000000">
        <w:rPr>
          <w:rFonts w:ascii="Courier New" w:cs="Courier New" w:eastAsia="Courier New" w:hAnsi="Courier New"/>
          <w:sz w:val="21"/>
          <w:szCs w:val="21"/>
          <w:rtl w:val="0"/>
        </w:rPr>
        <w:t xml:space="preserve"> numBytesRead;</w:t>
      </w:r>
    </w:p>
    <w:p w:rsidR="00000000" w:rsidDel="00000000" w:rsidP="00000000" w:rsidRDefault="00000000" w:rsidRPr="00000000" w14:paraId="000001C6">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7">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while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fromAddrSize = </w:t>
      </w:r>
      <w:r w:rsidDel="00000000" w:rsidR="00000000" w:rsidRPr="00000000">
        <w:rPr>
          <w:rFonts w:ascii="Courier New" w:cs="Courier New" w:eastAsia="Courier New" w:hAnsi="Courier New"/>
          <w:color w:val="0000ff"/>
          <w:sz w:val="21"/>
          <w:szCs w:val="21"/>
          <w:rtl w:val="0"/>
        </w:rPr>
        <w:t xml:space="preserve">sizeof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sockaddr_in);</w:t>
      </w:r>
    </w:p>
    <w:p w:rsidR="00000000" w:rsidDel="00000000" w:rsidP="00000000" w:rsidRDefault="00000000" w:rsidRPr="00000000" w14:paraId="000001C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fd = </w:t>
      </w:r>
      <w:r w:rsidDel="00000000" w:rsidR="00000000" w:rsidRPr="00000000">
        <w:rPr>
          <w:rFonts w:ascii="Courier New" w:cs="Courier New" w:eastAsia="Courier New" w:hAnsi="Courier New"/>
          <w:color w:val="795e26"/>
          <w:sz w:val="21"/>
          <w:szCs w:val="21"/>
          <w:rtl w:val="0"/>
        </w:rPr>
        <w:t xml:space="preserve">accept</w:t>
      </w:r>
      <w:r w:rsidDel="00000000" w:rsidR="00000000" w:rsidRPr="00000000">
        <w:rPr>
          <w:rFonts w:ascii="Courier New" w:cs="Courier New" w:eastAsia="Courier New" w:hAnsi="Courier New"/>
          <w:sz w:val="21"/>
          <w:szCs w:val="21"/>
          <w:rtl w:val="0"/>
        </w:rPr>
        <w:t xml:space="preserve">(fdServer, (</w:t>
      </w:r>
      <w:r w:rsidDel="00000000" w:rsidR="00000000" w:rsidRPr="00000000">
        <w:rPr>
          <w:rFonts w:ascii="Courier New" w:cs="Courier New" w:eastAsia="Courier New" w:hAnsi="Courier New"/>
          <w:color w:val="0000ff"/>
          <w:sz w:val="21"/>
          <w:szCs w:val="21"/>
          <w:rtl w:val="0"/>
        </w:rPr>
        <w:t xml:space="preserve">struct</w:t>
      </w:r>
      <w:r w:rsidDel="00000000" w:rsidR="00000000" w:rsidRPr="00000000">
        <w:rPr>
          <w:rFonts w:ascii="Courier New" w:cs="Courier New" w:eastAsia="Courier New" w:hAnsi="Courier New"/>
          <w:sz w:val="21"/>
          <w:szCs w:val="21"/>
          <w:rtl w:val="0"/>
        </w:rPr>
        <w:t xml:space="preserve"> sockaddr*)&amp;fromAddr, &amp;fromAddrSize);</w:t>
      </w:r>
    </w:p>
    <w:p w:rsidR="00000000" w:rsidDel="00000000" w:rsidP="00000000" w:rsidRDefault="00000000" w:rsidRPr="00000000" w14:paraId="000001CA">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pid = </w:t>
      </w:r>
      <w:r w:rsidDel="00000000" w:rsidR="00000000" w:rsidRPr="00000000">
        <w:rPr>
          <w:rFonts w:ascii="Courier New" w:cs="Courier New" w:eastAsia="Courier New" w:hAnsi="Courier New"/>
          <w:color w:val="795e26"/>
          <w:sz w:val="21"/>
          <w:szCs w:val="21"/>
          <w:rtl w:val="0"/>
        </w:rPr>
        <w:t xml:space="preserve">fork</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(pid ==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D">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printf</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"Entering child</w:t>
      </w:r>
      <w:r w:rsidDel="00000000" w:rsidR="00000000" w:rsidRPr="00000000">
        <w:rPr>
          <w:rFonts w:ascii="Courier New" w:cs="Courier New" w:eastAsia="Courier New" w:hAnsi="Courier New"/>
          <w:color w:val="ee0000"/>
          <w:sz w:val="21"/>
          <w:szCs w:val="21"/>
          <w:rtl w:val="0"/>
        </w:rPr>
        <w:t xml:space="preserve">\n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close</w:t>
      </w:r>
      <w:r w:rsidDel="00000000" w:rsidR="00000000" w:rsidRPr="00000000">
        <w:rPr>
          <w:rFonts w:ascii="Courier New" w:cs="Courier New" w:eastAsia="Courier New" w:hAnsi="Courier New"/>
          <w:sz w:val="21"/>
          <w:szCs w:val="21"/>
          <w:rtl w:val="0"/>
        </w:rPr>
        <w:t xml:space="preserve">(fdServer);</w:t>
      </w:r>
    </w:p>
    <w:p w:rsidR="00000000" w:rsidDel="00000000" w:rsidP="00000000" w:rsidRDefault="00000000" w:rsidRPr="00000000" w14:paraId="000001C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dup2</w:t>
      </w:r>
      <w:r w:rsidDel="00000000" w:rsidR="00000000" w:rsidRPr="00000000">
        <w:rPr>
          <w:rFonts w:ascii="Courier New" w:cs="Courier New" w:eastAsia="Courier New" w:hAnsi="Courier New"/>
          <w:sz w:val="21"/>
          <w:szCs w:val="21"/>
          <w:rtl w:val="0"/>
        </w:rPr>
        <w:t xml:space="preserve">(fd, STDIN_FILENO);</w:t>
      </w:r>
    </w:p>
    <w:p w:rsidR="00000000" w:rsidDel="00000000" w:rsidP="00000000" w:rsidRDefault="00000000" w:rsidRPr="00000000" w14:paraId="000001D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dup2</w:t>
      </w:r>
      <w:r w:rsidDel="00000000" w:rsidR="00000000" w:rsidRPr="00000000">
        <w:rPr>
          <w:rFonts w:ascii="Courier New" w:cs="Courier New" w:eastAsia="Courier New" w:hAnsi="Courier New"/>
          <w:sz w:val="21"/>
          <w:szCs w:val="21"/>
          <w:rtl w:val="0"/>
        </w:rPr>
        <w:t xml:space="preserve">(fd, STDOUT_FILENO);</w:t>
      </w:r>
    </w:p>
    <w:p w:rsidR="00000000" w:rsidDel="00000000" w:rsidP="00000000" w:rsidRDefault="00000000" w:rsidRPr="00000000" w14:paraId="000001D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dup2</w:t>
      </w:r>
      <w:r w:rsidDel="00000000" w:rsidR="00000000" w:rsidRPr="00000000">
        <w:rPr>
          <w:rFonts w:ascii="Courier New" w:cs="Courier New" w:eastAsia="Courier New" w:hAnsi="Courier New"/>
          <w:sz w:val="21"/>
          <w:szCs w:val="21"/>
          <w:rtl w:val="0"/>
        </w:rPr>
        <w:t xml:space="preserve">(fd, STDERR_FILENO);</w:t>
      </w:r>
    </w:p>
    <w:p w:rsidR="00000000" w:rsidDel="00000000" w:rsidP="00000000" w:rsidRDefault="00000000" w:rsidRPr="00000000" w14:paraId="000001D2">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close</w:t>
      </w:r>
      <w:r w:rsidDel="00000000" w:rsidR="00000000" w:rsidRPr="00000000">
        <w:rPr>
          <w:rFonts w:ascii="Courier New" w:cs="Courier New" w:eastAsia="Courier New" w:hAnsi="Courier New"/>
          <w:sz w:val="21"/>
          <w:szCs w:val="21"/>
          <w:rtl w:val="0"/>
        </w:rPr>
        <w:t xml:space="preserve">(fd);</w:t>
      </w:r>
    </w:p>
    <w:p w:rsidR="00000000" w:rsidDel="00000000" w:rsidP="00000000" w:rsidRDefault="00000000" w:rsidRPr="00000000" w14:paraId="000001D3">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execlp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"/bin/bash"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"/bin/bash"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NULL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4">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5">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6">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8">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main</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argc</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char</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1080"/>
          <w:sz w:val="21"/>
          <w:szCs w:val="21"/>
          <w:rtl w:val="0"/>
        </w:rPr>
        <w:t xml:space="preserve">argv</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9">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if</w:t>
      </w:r>
      <w:r w:rsidDel="00000000" w:rsidR="00000000" w:rsidRPr="00000000">
        <w:rPr>
          <w:rFonts w:ascii="Courier New" w:cs="Courier New" w:eastAsia="Courier New" w:hAnsi="Courier New"/>
          <w:sz w:val="21"/>
          <w:szCs w:val="21"/>
          <w:rtl w:val="0"/>
        </w:rPr>
        <w:t xml:space="preserve"> (argc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A">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fprintf</w:t>
      </w:r>
      <w:r w:rsidDel="00000000" w:rsidR="00000000" w:rsidRPr="00000000">
        <w:rPr>
          <w:rFonts w:ascii="Courier New" w:cs="Courier New" w:eastAsia="Courier New" w:hAnsi="Courier New"/>
          <w:sz w:val="21"/>
          <w:szCs w:val="21"/>
          <w:rtl w:val="0"/>
        </w:rPr>
        <w:t xml:space="preserve">(stderr, </w:t>
      </w:r>
      <w:r w:rsidDel="00000000" w:rsidR="00000000" w:rsidRPr="00000000">
        <w:rPr>
          <w:rFonts w:ascii="Courier New" w:cs="Courier New" w:eastAsia="Courier New" w:hAnsi="Courier New"/>
          <w:color w:val="a31515"/>
          <w:sz w:val="21"/>
          <w:szCs w:val="21"/>
          <w:rtl w:val="0"/>
        </w:rPr>
        <w:t xml:space="preserve">"Usage error</w:t>
      </w:r>
      <w:r w:rsidDel="00000000" w:rsidR="00000000" w:rsidRPr="00000000">
        <w:rPr>
          <w:rFonts w:ascii="Courier New" w:cs="Courier New" w:eastAsia="Courier New" w:hAnsi="Courier New"/>
          <w:color w:val="ee0000"/>
          <w:sz w:val="21"/>
          <w:szCs w:val="21"/>
          <w:rtl w:val="0"/>
        </w:rPr>
        <w:t xml:space="preserve">\n</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B">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exit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C">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DD">
      <w:pPr>
        <w:shd w:fill="ffffff"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E">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int</w:t>
      </w:r>
      <w:r w:rsidDel="00000000" w:rsidR="00000000" w:rsidRPr="00000000">
        <w:rPr>
          <w:rFonts w:ascii="Courier New" w:cs="Courier New" w:eastAsia="Courier New" w:hAnsi="Courier New"/>
          <w:sz w:val="21"/>
          <w:szCs w:val="21"/>
          <w:rtl w:val="0"/>
        </w:rPr>
        <w:t xml:space="preserve"> fdServer = </w:t>
      </w:r>
      <w:r w:rsidDel="00000000" w:rsidR="00000000" w:rsidRPr="00000000">
        <w:rPr>
          <w:rFonts w:ascii="Courier New" w:cs="Courier New" w:eastAsia="Courier New" w:hAnsi="Courier New"/>
          <w:color w:val="795e26"/>
          <w:sz w:val="21"/>
          <w:szCs w:val="21"/>
          <w:rtl w:val="0"/>
        </w:rPr>
        <w:t xml:space="preserve">listen_on_port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argv</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F">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process_connections</w:t>
      </w:r>
      <w:r w:rsidDel="00000000" w:rsidR="00000000" w:rsidRPr="00000000">
        <w:rPr>
          <w:rFonts w:ascii="Courier New" w:cs="Courier New" w:eastAsia="Courier New" w:hAnsi="Courier New"/>
          <w:sz w:val="21"/>
          <w:szCs w:val="21"/>
          <w:rtl w:val="0"/>
        </w:rPr>
        <w:t xml:space="preserve">(fdServer);</w:t>
      </w:r>
    </w:p>
    <w:p w:rsidR="00000000" w:rsidDel="00000000" w:rsidP="00000000" w:rsidRDefault="00000000" w:rsidRPr="00000000" w14:paraId="000001E0">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E1">
      <w:pPr>
        <w:shd w:fill="ffffff"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p w:rsidR="00000000" w:rsidDel="00000000" w:rsidP="00000000" w:rsidRDefault="00000000" w:rsidRPr="00000000" w14:paraId="000001E2">
      <w:pPr>
        <w:shd w:fill="ffffff" w:val="clear"/>
        <w:spacing w:after="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3">
      <w:pPr>
        <w:shd w:fill="ffffff" w:val="clear"/>
        <w:spacing w:after="0"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E4">
      <w:pPr>
        <w:shd w:fill="ffffff" w:val="clear"/>
        <w:spacing w:after="0" w:line="325.71428571428567" w:lineRule="auto"/>
        <w:rPr>
          <w:rFonts w:ascii="Courier New" w:cs="Courier New" w:eastAsia="Courier New" w:hAnsi="Courier New"/>
          <w:sz w:val="21"/>
          <w:szCs w:val="21"/>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vy Xiao" w:id="2" w:date="2022-11-13T10:52:24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XD</w:t>
      </w:r>
    </w:p>
  </w:comment>
  <w:comment w:author="John Doe" w:id="0" w:date="2022-06-16T23:23:04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does this come from</w:t>
      </w:r>
    </w:p>
  </w:comment>
  <w:comment w:author="Ryan Franklin" w:id="1" w:date="2022-06-17T00:37:24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got to do with the offset + the index to lower lvl entries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page size = 4KiB = 2^12, offset = 12 bits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entries per page = 4KiB/8 = 512 = 2^9</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index to lower lvl entries = 9 bits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+ 9 = 21</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2MiB = 2^21</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could be wrong i have no clue</w:t>
      </w:r>
    </w:p>
  </w:comment>
  <w:comment w:author="j zhang" w:id="3" w:date="2022-11-09T06:45:58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not have listen.c, which needs to be in the makefile. See the red example below.</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E5" w15:done="0"/>
  <w15:commentEx w15:paraId="000001E6" w15:done="0"/>
  <w15:commentEx w15:paraId="000001EE" w15:paraIdParent="000001E6" w15:done="0"/>
  <w15:commentEx w15:paraId="000001E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libri"/>
  <w:font w:name="Courier New"/>
  <w:font w:name="Arial Unicode MS"/>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ff0000"/>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F84A07"/>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AU"/>
    </w:rPr>
  </w:style>
  <w:style w:type="paragraph" w:styleId="Heading2">
    <w:name w:val="heading 2"/>
    <w:basedOn w:val="Normal"/>
    <w:link w:val="Heading2Char"/>
    <w:uiPriority w:val="9"/>
    <w:qFormat w:val="1"/>
    <w:rsid w:val="00F84A07"/>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AU"/>
    </w:rPr>
  </w:style>
  <w:style w:type="paragraph" w:styleId="Heading3">
    <w:name w:val="heading 3"/>
    <w:basedOn w:val="Normal"/>
    <w:link w:val="Heading3Char"/>
    <w:uiPriority w:val="9"/>
    <w:qFormat w:val="1"/>
    <w:rsid w:val="00F84A07"/>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AU"/>
    </w:rPr>
  </w:style>
  <w:style w:type="paragraph" w:styleId="Heading4">
    <w:name w:val="heading 4"/>
    <w:basedOn w:val="Normal"/>
    <w:link w:val="Heading4Char"/>
    <w:uiPriority w:val="9"/>
    <w:qFormat w:val="1"/>
    <w:rsid w:val="00F84A07"/>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84A07"/>
    <w:rPr>
      <w:rFonts w:ascii="Times New Roman" w:cs="Times New Roman" w:eastAsia="Times New Roman" w:hAnsi="Times New Roman"/>
      <w:b w:val="1"/>
      <w:bCs w:val="1"/>
      <w:kern w:val="36"/>
      <w:sz w:val="48"/>
      <w:szCs w:val="48"/>
      <w:lang w:eastAsia="en-AU"/>
    </w:rPr>
  </w:style>
  <w:style w:type="character" w:styleId="Heading2Char" w:customStyle="1">
    <w:name w:val="Heading 2 Char"/>
    <w:basedOn w:val="DefaultParagraphFont"/>
    <w:link w:val="Heading2"/>
    <w:uiPriority w:val="9"/>
    <w:rsid w:val="00F84A07"/>
    <w:rPr>
      <w:rFonts w:ascii="Times New Roman" w:cs="Times New Roman" w:eastAsia="Times New Roman" w:hAnsi="Times New Roman"/>
      <w:b w:val="1"/>
      <w:bCs w:val="1"/>
      <w:sz w:val="36"/>
      <w:szCs w:val="36"/>
      <w:lang w:eastAsia="en-AU"/>
    </w:rPr>
  </w:style>
  <w:style w:type="character" w:styleId="Heading3Char" w:customStyle="1">
    <w:name w:val="Heading 3 Char"/>
    <w:basedOn w:val="DefaultParagraphFont"/>
    <w:link w:val="Heading3"/>
    <w:uiPriority w:val="9"/>
    <w:rsid w:val="00F84A07"/>
    <w:rPr>
      <w:rFonts w:ascii="Times New Roman" w:cs="Times New Roman" w:eastAsia="Times New Roman" w:hAnsi="Times New Roman"/>
      <w:b w:val="1"/>
      <w:bCs w:val="1"/>
      <w:sz w:val="27"/>
      <w:szCs w:val="27"/>
      <w:lang w:eastAsia="en-AU"/>
    </w:rPr>
  </w:style>
  <w:style w:type="character" w:styleId="Heading4Char" w:customStyle="1">
    <w:name w:val="Heading 4 Char"/>
    <w:basedOn w:val="DefaultParagraphFont"/>
    <w:link w:val="Heading4"/>
    <w:uiPriority w:val="9"/>
    <w:rsid w:val="00F84A07"/>
    <w:rPr>
      <w:rFonts w:ascii="Times New Roman" w:cs="Times New Roman" w:eastAsia="Times New Roman" w:hAnsi="Times New Roman"/>
      <w:b w:val="1"/>
      <w:bCs w:val="1"/>
      <w:sz w:val="24"/>
      <w:szCs w:val="24"/>
      <w:lang w:eastAsia="en-AU"/>
    </w:rPr>
  </w:style>
  <w:style w:type="paragraph" w:styleId="NormalWeb">
    <w:name w:val="Normal (Web)"/>
    <w:basedOn w:val="Normal"/>
    <w:uiPriority w:val="99"/>
    <w:semiHidden w:val="1"/>
    <w:unhideWhenUsed w:val="1"/>
    <w:rsid w:val="00F84A07"/>
    <w:pPr>
      <w:spacing w:after="100" w:afterAutospacing="1" w:before="100" w:beforeAutospacing="1" w:line="240" w:lineRule="auto"/>
    </w:pPr>
    <w:rPr>
      <w:rFonts w:ascii="Times New Roman" w:cs="Times New Roman" w:eastAsia="Times New Roman" w:hAnsi="Times New Roman"/>
      <w:sz w:val="24"/>
      <w:szCs w:val="24"/>
      <w:lang w:eastAsia="en-AU"/>
    </w:rPr>
  </w:style>
  <w:style w:type="character" w:styleId="Hyperlink">
    <w:name w:val="Hyperlink"/>
    <w:basedOn w:val="DefaultParagraphFont"/>
    <w:uiPriority w:val="99"/>
    <w:semiHidden w:val="1"/>
    <w:unhideWhenUsed w:val="1"/>
    <w:rsid w:val="00F84A07"/>
    <w:rPr>
      <w:color w:val="0000ff"/>
      <w:u w:val="single"/>
    </w:rPr>
  </w:style>
  <w:style w:type="paragraph" w:styleId="ListParagraph">
    <w:name w:val="List Paragraph"/>
    <w:basedOn w:val="Normal"/>
    <w:uiPriority w:val="34"/>
    <w:qFormat w:val="1"/>
    <w:rsid w:val="007A1E33"/>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5.png"/><Relationship Id="rId41" Type="http://schemas.openxmlformats.org/officeDocument/2006/relationships/image" Target="media/image19.png"/><Relationship Id="rId44" Type="http://schemas.openxmlformats.org/officeDocument/2006/relationships/image" Target="media/image3.png"/><Relationship Id="rId43" Type="http://schemas.openxmlformats.org/officeDocument/2006/relationships/image" Target="media/image2.png"/><Relationship Id="rId46" Type="http://schemas.openxmlformats.org/officeDocument/2006/relationships/image" Target="media/image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uqattic.net" TargetMode="External"/><Relationship Id="rId48" Type="http://schemas.openxmlformats.org/officeDocument/2006/relationships/image" Target="media/image4.png"/><Relationship Id="rId47" Type="http://schemas.openxmlformats.org/officeDocument/2006/relationships/image" Target="media/image32.png"/><Relationship Id="rId49" Type="http://schemas.openxmlformats.org/officeDocument/2006/relationships/hyperlink" Target="https://www.youtube.com/watch?v=DpF7Bgkv2QU"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41.png"/><Relationship Id="rId30" Type="http://schemas.openxmlformats.org/officeDocument/2006/relationships/image" Target="media/image44.png"/><Relationship Id="rId33" Type="http://schemas.openxmlformats.org/officeDocument/2006/relationships/image" Target="media/image37.png"/><Relationship Id="rId32" Type="http://schemas.openxmlformats.org/officeDocument/2006/relationships/image" Target="media/image43.png"/><Relationship Id="rId35" Type="http://schemas.openxmlformats.org/officeDocument/2006/relationships/image" Target="media/image7.png"/><Relationship Id="rId34" Type="http://schemas.openxmlformats.org/officeDocument/2006/relationships/image" Target="media/image21.png"/><Relationship Id="rId37" Type="http://schemas.openxmlformats.org/officeDocument/2006/relationships/image" Target="media/image5.png"/><Relationship Id="rId36" Type="http://schemas.openxmlformats.org/officeDocument/2006/relationships/image" Target="media/image40.png"/><Relationship Id="rId39" Type="http://schemas.openxmlformats.org/officeDocument/2006/relationships/image" Target="media/image28.png"/><Relationship Id="rId38" Type="http://schemas.openxmlformats.org/officeDocument/2006/relationships/image" Target="media/image29.png"/><Relationship Id="rId61" Type="http://schemas.openxmlformats.org/officeDocument/2006/relationships/image" Target="media/image24.png"/><Relationship Id="rId20" Type="http://schemas.openxmlformats.org/officeDocument/2006/relationships/image" Target="media/image26.png"/><Relationship Id="rId22" Type="http://schemas.openxmlformats.org/officeDocument/2006/relationships/image" Target="media/image35.png"/><Relationship Id="rId21" Type="http://schemas.openxmlformats.org/officeDocument/2006/relationships/image" Target="media/image33.png"/><Relationship Id="rId24" Type="http://schemas.openxmlformats.org/officeDocument/2006/relationships/image" Target="media/image42.png"/><Relationship Id="rId23" Type="http://schemas.openxmlformats.org/officeDocument/2006/relationships/image" Target="media/image36.png"/><Relationship Id="rId60" Type="http://schemas.openxmlformats.org/officeDocument/2006/relationships/image" Target="media/image18.png"/><Relationship Id="rId26" Type="http://schemas.openxmlformats.org/officeDocument/2006/relationships/image" Target="media/image45.png"/><Relationship Id="rId25" Type="http://schemas.openxmlformats.org/officeDocument/2006/relationships/image" Target="media/image34.png"/><Relationship Id="rId28" Type="http://schemas.openxmlformats.org/officeDocument/2006/relationships/image" Target="media/image39.png"/><Relationship Id="rId27" Type="http://schemas.openxmlformats.org/officeDocument/2006/relationships/image" Target="media/image13.png"/><Relationship Id="rId29" Type="http://schemas.openxmlformats.org/officeDocument/2006/relationships/image" Target="media/image38.png"/><Relationship Id="rId51" Type="http://schemas.openxmlformats.org/officeDocument/2006/relationships/image" Target="media/image15.png"/><Relationship Id="rId50" Type="http://schemas.openxmlformats.org/officeDocument/2006/relationships/image" Target="media/image31.png"/><Relationship Id="rId53" Type="http://schemas.openxmlformats.org/officeDocument/2006/relationships/image" Target="media/image6.png"/><Relationship Id="rId52" Type="http://schemas.openxmlformats.org/officeDocument/2006/relationships/image" Target="media/image8.png"/><Relationship Id="rId11" Type="http://schemas.openxmlformats.org/officeDocument/2006/relationships/hyperlink" Target="http://uqattic.net" TargetMode="External"/><Relationship Id="rId55" Type="http://schemas.openxmlformats.org/officeDocument/2006/relationships/image" Target="media/image1.png"/><Relationship Id="rId10" Type="http://schemas.openxmlformats.org/officeDocument/2006/relationships/hyperlink" Target="https://drive.google.com/drive/folders/1k04K5RHL61k3ae2jJ362MPdN5xy3Bqsp" TargetMode="External"/><Relationship Id="rId54" Type="http://schemas.openxmlformats.org/officeDocument/2006/relationships/image" Target="media/image12.png"/><Relationship Id="rId13" Type="http://schemas.openxmlformats.org/officeDocument/2006/relationships/hyperlink" Target="https://docs.google.com/document/d/1hCdQc0UK7jz7edo209sT59f85WLSjsRY/edit?usp=sharing&amp;ouid=101185200039888287918&amp;rtpof=true&amp;sd=true" TargetMode="External"/><Relationship Id="rId57" Type="http://schemas.openxmlformats.org/officeDocument/2006/relationships/image" Target="media/image14.png"/><Relationship Id="rId12" Type="http://schemas.openxmlformats.org/officeDocument/2006/relationships/hyperlink" Target="http://uqattic.net" TargetMode="External"/><Relationship Id="rId56" Type="http://schemas.openxmlformats.org/officeDocument/2006/relationships/image" Target="media/image20.png"/><Relationship Id="rId15" Type="http://schemas.openxmlformats.org/officeDocument/2006/relationships/hyperlink" Target="http://uqattic.net/" TargetMode="External"/><Relationship Id="rId59" Type="http://schemas.openxmlformats.org/officeDocument/2006/relationships/image" Target="media/image17.png"/><Relationship Id="rId14" Type="http://schemas.openxmlformats.org/officeDocument/2006/relationships/hyperlink" Target="http://uqattic.net/" TargetMode="External"/><Relationship Id="rId58" Type="http://schemas.openxmlformats.org/officeDocument/2006/relationships/image" Target="media/image10.png"/><Relationship Id="rId17" Type="http://schemas.openxmlformats.org/officeDocument/2006/relationships/image" Target="media/image22.png"/><Relationship Id="rId16" Type="http://schemas.openxmlformats.org/officeDocument/2006/relationships/image" Target="media/image30.png"/><Relationship Id="rId19" Type="http://schemas.openxmlformats.org/officeDocument/2006/relationships/image" Target="media/image11.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yMte/eicLx0cCPnEPudH1raMNg==">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2021-11-15T12:44:00Z</dcterms:created>
  <dc:creator>Daniel Ciccotosto-Camp</dc:creator>
</cp:coreProperties>
</file>